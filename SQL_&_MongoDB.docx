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footnotes.xml" ContentType="application/vnd.openxmlformats-officedocument.wordprocessingml.footnotes+xml"/>
  <Override PartName="/word/document.xml" ContentType="application/vnd.openxmlformats-officedocument.wordprocessingml.document.main+xml"/>
  <Override PartName="/word/header1.xml" ContentType="application/vnd.openxmlformats-officedocument.wordprocessingml.header+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68"/>
        <w:numPr>
          <w:ilvl w:val="0"/>
          <w:numId w:val="12"/>
        </w:numPr>
        <w:pBdr/>
        <w:spacing/>
        <w:ind/>
        <w:rPr>
          <w:b/>
          <w:bCs/>
          <w:sz w:val="20"/>
          <w:szCs w:val="20"/>
          <w:highlight w:val="none"/>
        </w:rPr>
      </w:pPr>
      <w:r>
        <w:rPr>
          <w:rFonts w:ascii="Wingdings" w:hAnsi="Wingdings" w:eastAsia="Wingdings" w:cs="Wingdings"/>
          <w:lang w:val="undefined" w:bidi="undefined"/>
        </w:rPr>
      </w:r>
      <w:r>
        <w:rPr>
          <w:b/>
          <w:bCs/>
          <w:sz w:val="20"/>
          <w:szCs w:val="20"/>
        </w:rPr>
        <w:t xml:space="preserve">What Data is?</w:t>
      </w:r>
      <w:r>
        <w:rPr>
          <w:b/>
          <w:bCs/>
          <w:sz w:val="20"/>
          <w:szCs w:val="20"/>
        </w:rPr>
      </w:r>
      <w:r>
        <w:rPr>
          <w:sz w:val="20"/>
          <w:szCs w:val="20"/>
          <w:highlight w:val="none"/>
        </w:rPr>
      </w:r>
      <w:r>
        <w:rPr>
          <w:sz w:val="20"/>
          <w:szCs w:val="20"/>
          <w:highlight w:val="none"/>
        </w:rPr>
      </w:r>
      <w:r>
        <w:rPr>
          <w:sz w:val="20"/>
          <w:szCs w:val="20"/>
          <w:highlight w:val="none"/>
        </w:rPr>
      </w:r>
      <w:r>
        <w:rPr>
          <w:b/>
          <w:bCs/>
          <w:sz w:val="20"/>
          <w:szCs w:val="20"/>
          <w:highlight w:val="none"/>
        </w:rPr>
      </w:r>
    </w:p>
    <w:p>
      <w:pPr>
        <w:pStyle w:val="668"/>
        <w:numPr>
          <w:ilvl w:val="1"/>
          <w:numId w:val="1"/>
        </w:numPr>
        <w:pBdr/>
        <w:spacing w:after="0" w:line="240" w:lineRule="auto"/>
        <w:ind w:right="0"/>
        <w:rPr>
          <w:sz w:val="20"/>
          <w:szCs w:val="20"/>
        </w:rPr>
      </w:pPr>
      <w:r>
        <w:rPr>
          <w:sz w:val="20"/>
          <w:szCs w:val="20"/>
          <w:highlight w:val="none"/>
        </w:rPr>
        <w:t xml:space="preserve">Information or facts that can be collected, measured and analyzed. Such as images, audio, or video.</w:t>
      </w:r>
      <w:r>
        <w:rPr>
          <w:sz w:val="20"/>
          <w:szCs w:val="20"/>
        </w:rPr>
      </w:r>
    </w:p>
    <w:p>
      <w:pPr>
        <w:pStyle w:val="668"/>
        <w:numPr>
          <w:ilvl w:val="1"/>
          <w:numId w:val="1"/>
        </w:numPr>
        <w:pBdr/>
        <w:spacing w:after="0" w:line="240" w:lineRule="auto"/>
        <w:ind w:right="0"/>
        <w:rPr>
          <w:sz w:val="20"/>
          <w:szCs w:val="20"/>
        </w:rPr>
      </w:pPr>
      <w:r>
        <w:rPr>
          <w:b/>
          <w:bCs/>
          <w:sz w:val="20"/>
          <w:szCs w:val="20"/>
          <w:highlight w:val="none"/>
        </w:rPr>
        <w:t xml:space="preserve">Structured</w:t>
      </w:r>
      <w:r>
        <w:rPr>
          <w:sz w:val="20"/>
          <w:szCs w:val="20"/>
          <w:highlight w:val="none"/>
        </w:rPr>
        <w:t xml:space="preserve">- Names, addresses, and purchase history in a spreadsheet, etc.</w:t>
      </w:r>
      <w:r>
        <w:rPr>
          <w:sz w:val="20"/>
          <w:szCs w:val="20"/>
        </w:rPr>
      </w:r>
    </w:p>
    <w:p>
      <w:pPr>
        <w:pStyle w:val="668"/>
        <w:numPr>
          <w:ilvl w:val="1"/>
          <w:numId w:val="1"/>
        </w:numPr>
        <w:pBdr/>
        <w:spacing w:after="0" w:line="240" w:lineRule="auto"/>
        <w:ind w:right="0"/>
        <w:rPr>
          <w:sz w:val="20"/>
          <w:szCs w:val="20"/>
        </w:rPr>
      </w:pPr>
      <w:r>
        <w:rPr>
          <w:b/>
          <w:bCs/>
          <w:sz w:val="20"/>
          <w:szCs w:val="20"/>
          <w:highlight w:val="none"/>
          <w:lang w:val="undefined"/>
        </w:rPr>
        <w:t xml:space="preserve">Semi-structured</w:t>
      </w:r>
      <w:r>
        <w:rPr>
          <w:sz w:val="20"/>
          <w:szCs w:val="20"/>
          <w:highlight w:val="none"/>
        </w:rPr>
        <w:t xml:space="preserve">- Email messages, Social media posts, and XML files.</w:t>
      </w:r>
      <w:r>
        <w:rPr>
          <w:sz w:val="20"/>
          <w:szCs w:val="20"/>
        </w:rPr>
      </w:r>
    </w:p>
    <w:p>
      <w:pPr>
        <w:pStyle w:val="668"/>
        <w:numPr>
          <w:ilvl w:val="1"/>
          <w:numId w:val="1"/>
        </w:numPr>
        <w:pBdr/>
        <w:spacing w:after="0" w:line="240" w:lineRule="auto"/>
        <w:ind w:right="0"/>
        <w:rPr>
          <w:sz w:val="20"/>
          <w:szCs w:val="20"/>
        </w:rPr>
      </w:pPr>
      <w:r>
        <w:rPr>
          <w:b/>
          <w:bCs/>
          <w:sz w:val="20"/>
          <w:szCs w:val="20"/>
          <w:highlight w:val="none"/>
          <w:lang w:val="undefined"/>
        </w:rPr>
        <w:t xml:space="preserve">Unstructured</w:t>
      </w:r>
      <w:r>
        <w:rPr>
          <w:sz w:val="20"/>
          <w:szCs w:val="20"/>
          <w:highlight w:val="none"/>
        </w:rPr>
        <w:t xml:space="preserve">- Text, Images, Audio, or Video in a collection form</w:t>
      </w:r>
      <w:r>
        <w:rPr>
          <w:sz w:val="20"/>
          <w:szCs w:val="20"/>
          <w:highlight w:val="none"/>
        </w:rPr>
        <w:t xml:space="preserve">.</w:t>
      </w:r>
      <w:r>
        <w:rPr>
          <w:sz w:val="20"/>
          <w:szCs w:val="20"/>
        </w:rPr>
      </w:r>
    </w:p>
    <w:p>
      <w:pPr>
        <w:pStyle w:val="667"/>
        <w:pBdr/>
        <w:spacing w:line="240" w:lineRule="auto"/>
        <w:ind w:left="709"/>
        <w:rPr>
          <w:sz w:val="20"/>
          <w:szCs w:val="20"/>
          <w14:ligatures w14:val="none"/>
        </w:rPr>
      </w:pPr>
      <w:r>
        <w:rPr>
          <w:sz w:val="20"/>
          <w:szCs w:val="20"/>
          <w:highlight w:val="none"/>
        </w:rPr>
      </w:r>
      <w:r>
        <w:rPr>
          <w:sz w:val="20"/>
          <w:szCs w:val="20"/>
          <w:highlight w:val="none"/>
        </w:rPr>
      </w:r>
      <w:r>
        <w:rPr>
          <w:sz w:val="20"/>
          <w:szCs w:val="20"/>
        </w:rPr>
      </w:r>
    </w:p>
    <w:p>
      <w:pPr>
        <w:pStyle w:val="668"/>
        <w:numPr>
          <w:ilvl w:val="0"/>
          <w:numId w:val="3"/>
        </w:numPr>
        <w:pBdr/>
        <w:spacing w:after="0" w:line="240" w:lineRule="auto"/>
        <w:ind w:right="0"/>
        <w:rPr>
          <w:b/>
          <w:bCs/>
          <w:sz w:val="20"/>
          <w:szCs w:val="20"/>
        </w:rPr>
      </w:pPr>
      <w:r>
        <w:rPr>
          <w:b/>
          <w:bCs/>
          <w:sz w:val="20"/>
          <w:szCs w:val="20"/>
          <w:highlight w:val="none"/>
        </w:rPr>
      </w:r>
      <w:r>
        <w:rPr>
          <w:b/>
          <w:bCs/>
          <w:sz w:val="20"/>
          <w:szCs w:val="20"/>
          <w:highlight w:val="none"/>
        </w:rPr>
        <w:t xml:space="preserve">Database Management System- DBMS:</w:t>
      </w:r>
      <w:r>
        <w:rPr>
          <w:b/>
          <w:bCs/>
          <w:sz w:val="20"/>
          <w:szCs w:val="20"/>
        </w:rPr>
      </w:r>
    </w:p>
    <w:p>
      <w:pPr>
        <w:pStyle w:val="668"/>
        <w:numPr>
          <w:ilvl w:val="1"/>
          <w:numId w:val="1"/>
        </w:numPr>
        <w:pBdr/>
        <w:spacing w:after="0" w:line="240" w:lineRule="auto"/>
        <w:ind w:right="0"/>
        <w:rPr>
          <w:sz w:val="20"/>
          <w:szCs w:val="20"/>
        </w:rPr>
      </w:pPr>
      <w:r>
        <w:rPr>
          <w:sz w:val="20"/>
          <w:szCs w:val="20"/>
          <w:highlight w:val="none"/>
        </w:rPr>
        <w:t xml:space="preserve">In computing, a database is an</w:t>
      </w:r>
      <w:r>
        <w:rPr>
          <w:sz w:val="20"/>
          <w:szCs w:val="20"/>
          <w:highlight w:val="none"/>
        </w:rPr>
        <w:t xml:space="preserve"> organized collection of data stored and accessed on a file system, while large databases are hosted on computer clusters or cloud storage/mainframe.</w:t>
      </w:r>
      <w:ins w:id="0" w:author="doodh" w:date="2025-09-14T14:14:27Z" oouserid="doodh">
        <w:r>
          <w:rPr>
            <w:sz w:val="20"/>
            <w:szCs w:val="20"/>
          </w:rPr>
        </w:r>
      </w:ins>
      <w:r>
        <w:rPr>
          <w:sz w:val="20"/>
          <w:szCs w:val="20"/>
        </w:rPr>
      </w:r>
    </w:p>
    <w:p>
      <w:pPr>
        <w:pBdr/>
        <w:spacing w:after="0" w:line="240" w:lineRule="auto"/>
        <w:ind w:right="0"/>
        <w:rPr>
          <w:sz w:val="20"/>
          <w:szCs w:val="20"/>
        </w:rPr>
      </w:pPr>
      <w:r>
        <w:rPr>
          <w:sz w:val="20"/>
          <w:szCs w:val="20"/>
          <w:highlight w:val="none"/>
        </w:rPr>
      </w:r>
      <w:r>
        <w:rPr>
          <w:sz w:val="20"/>
          <w:szCs w:val="20"/>
          <w:highlight w:val="none"/>
        </w:rPr>
      </w:r>
      <w:r>
        <w:rPr>
          <w:sz w:val="20"/>
          <w:szCs w:val="20"/>
          <w:highlight w:val="none"/>
        </w:rPr>
      </w:r>
    </w:p>
    <w:p>
      <w:pPr>
        <w:pStyle w:val="668"/>
        <w:numPr>
          <w:ilvl w:val="0"/>
          <w:numId w:val="4"/>
        </w:numPr>
        <w:pBdr/>
        <w:spacing w:after="0" w:line="240" w:lineRule="auto"/>
        <w:ind w:right="0"/>
        <w:rPr>
          <w:b/>
          <w:bCs/>
          <w:sz w:val="20"/>
          <w:szCs w:val="20"/>
        </w:rPr>
      </w:pPr>
      <w:r>
        <w:rPr>
          <w:b/>
          <w:bCs/>
          <w:sz w:val="20"/>
          <w:szCs w:val="20"/>
          <w:highlight w:val="none"/>
        </w:rPr>
      </w:r>
      <w:r>
        <w:rPr>
          <w:b/>
          <w:bCs/>
          <w:sz w:val="20"/>
          <w:szCs w:val="20"/>
          <w:highlight w:val="none"/>
        </w:rPr>
        <w:t xml:space="preserve">Relational Database Management System (RDBMS):</w:t>
      </w:r>
      <w:r>
        <w:rPr>
          <w:b/>
          <w:bCs/>
          <w:sz w:val="20"/>
          <w:szCs w:val="20"/>
        </w:rPr>
      </w:r>
    </w:p>
    <w:p>
      <w:pPr>
        <w:pStyle w:val="668"/>
        <w:numPr>
          <w:ilvl w:val="1"/>
          <w:numId w:val="1"/>
        </w:numPr>
        <w:pBdr/>
        <w:spacing w:after="0" w:line="240" w:lineRule="auto"/>
        <w:ind w:right="0"/>
        <w:rPr>
          <w:sz w:val="20"/>
          <w:szCs w:val="20"/>
        </w:rPr>
      </w:pPr>
      <w:r>
        <w:rPr>
          <w:b/>
          <w:bCs/>
          <w:sz w:val="20"/>
          <w:szCs w:val="20"/>
          <w:highlight w:val="none"/>
          <w:lang w:val="undefined"/>
        </w:rPr>
        <w:t xml:space="preserve">RDBMS</w:t>
      </w:r>
      <w:r>
        <w:rPr>
          <w:sz w:val="20"/>
          <w:szCs w:val="20"/>
        </w:rPr>
        <w:t xml:space="preserve"> stands for Relational Database Management System.</w:t>
      </w:r>
      <w:r>
        <w:rPr>
          <w:sz w:val="20"/>
          <w:szCs w:val="20"/>
        </w:rPr>
      </w:r>
    </w:p>
    <w:p>
      <w:pPr>
        <w:pStyle w:val="668"/>
        <w:numPr>
          <w:ilvl w:val="1"/>
          <w:numId w:val="1"/>
        </w:numPr>
        <w:pBdr/>
        <w:spacing w:after="0" w:line="240" w:lineRule="auto"/>
        <w:ind w:right="0"/>
        <w:rPr>
          <w:sz w:val="20"/>
          <w:szCs w:val="20"/>
        </w:rPr>
      </w:pPr>
      <w:r>
        <w:rPr>
          <w:sz w:val="20"/>
          <w:szCs w:val="20"/>
          <w:highlight w:val="none"/>
        </w:rPr>
        <w:t xml:space="preserve">A relational database management system (</w:t>
      </w:r>
      <w:r>
        <w:rPr>
          <w:b/>
          <w:bCs/>
          <w:sz w:val="20"/>
          <w:szCs w:val="20"/>
          <w:highlight w:val="none"/>
          <w:lang w:val="undefined"/>
        </w:rPr>
        <w:t xml:space="preserve">RDBMS</w:t>
      </w:r>
      <w:r>
        <w:rPr>
          <w:sz w:val="20"/>
          <w:szCs w:val="20"/>
          <w:highlight w:val="none"/>
        </w:rPr>
        <w:t xml:space="preserve">) is a program used to create, update, store and provide access to data points that are related to one another.</w:t>
      </w:r>
      <w:r>
        <w:rPr>
          <w:sz w:val="20"/>
          <w:szCs w:val="20"/>
        </w:rPr>
      </w:r>
    </w:p>
    <w:p>
      <w:pPr>
        <w:pStyle w:val="668"/>
        <w:numPr>
          <w:ilvl w:val="1"/>
          <w:numId w:val="5"/>
        </w:numPr>
        <w:pBdr/>
        <w:spacing w:after="0" w:line="240" w:lineRule="auto"/>
        <w:ind w:right="0"/>
        <w:rPr>
          <w:sz w:val="20"/>
          <w:szCs w:val="20"/>
        </w:rPr>
      </w:pPr>
      <w:r>
        <w:rPr>
          <w:sz w:val="20"/>
          <w:szCs w:val="20"/>
          <w:highlight w:val="none"/>
        </w:rPr>
        <w:t xml:space="preserve">Some of the most well known RDBMSs include MySQL, PostgreSQL, MariaDB, Microsoft SQL Server, and Oracle Database.</w:t>
      </w:r>
      <w:r>
        <w:rPr>
          <w:sz w:val="20"/>
          <w:szCs w:val="20"/>
        </w:rPr>
      </w:r>
    </w:p>
    <w:p>
      <w:pPr>
        <w:pStyle w:val="668"/>
        <w:numPr>
          <w:ilvl w:val="1"/>
          <w:numId w:val="5"/>
        </w:numPr>
        <w:pBdr/>
        <w:spacing w:after="0" w:line="240" w:lineRule="auto"/>
        <w:ind w:right="0"/>
        <w:rPr>
          <w:sz w:val="20"/>
          <w:szCs w:val="20"/>
        </w:rPr>
      </w:pPr>
      <w:r>
        <w:rPr>
          <w:sz w:val="20"/>
          <w:szCs w:val="20"/>
          <w:highlight w:val="none"/>
        </w:rPr>
        <w:t xml:space="preserve">A Relational database management system (RDBMS) is a database management system (DBMS) that is based on the relational model as introduced by E.F. Codd in 1970.</w:t>
      </w:r>
      <w:r>
        <w:rPr>
          <w:sz w:val="20"/>
          <w:szCs w:val="20"/>
        </w:rPr>
      </w:r>
    </w:p>
    <w:p>
      <w:pPr>
        <w:pBdr/>
        <w:spacing w:after="0" w:line="240" w:lineRule="auto"/>
        <w:ind w:right="0" w:firstLine="0" w:left="360"/>
        <w:rPr>
          <w:sz w:val="20"/>
          <w:szCs w:val="20"/>
        </w:rPr>
      </w:pPr>
      <w:r>
        <w:rPr>
          <w:sz w:val="20"/>
          <w:szCs w:val="20"/>
        </w:rPr>
      </w:r>
      <w:r>
        <w:rPr>
          <w:sz w:val="20"/>
          <w:szCs w:val="20"/>
        </w:rPr>
      </w:r>
      <w:r>
        <w:rPr>
          <w:sz w:val="20"/>
          <w:szCs w:val="20"/>
        </w:rPr>
      </w:r>
    </w:p>
    <w:p>
      <w:pPr>
        <w:pStyle w:val="668"/>
        <w:numPr>
          <w:ilvl w:val="0"/>
          <w:numId w:val="8"/>
        </w:numPr>
        <w:pBdr/>
        <w:spacing w:after="0" w:line="240" w:lineRule="auto"/>
        <w:ind w:right="0"/>
        <w:rPr>
          <w:b/>
          <w:bCs/>
          <w:sz w:val="20"/>
          <w:szCs w:val="20"/>
        </w:rPr>
      </w:pPr>
      <w:r>
        <w:rPr>
          <w:b/>
          <w:bCs/>
          <w:sz w:val="20"/>
          <w:szCs w:val="20"/>
          <w:highlight w:val="none"/>
        </w:rPr>
        <w:t xml:space="preserve">Why SQL?</w:t>
      </w:r>
      <w:r>
        <w:rPr>
          <w:b/>
          <w:bCs/>
          <w:sz w:val="20"/>
          <w:szCs w:val="20"/>
        </w:rPr>
      </w:r>
    </w:p>
    <w:p>
      <w:pPr>
        <w:pStyle w:val="668"/>
        <w:numPr>
          <w:ilvl w:val="1"/>
          <w:numId w:val="8"/>
        </w:numPr>
        <w:pBdr/>
        <w:spacing w:after="0" w:line="240" w:lineRule="auto"/>
        <w:ind w:right="0"/>
        <w:rPr>
          <w:sz w:val="20"/>
          <w:szCs w:val="20"/>
        </w:rPr>
      </w:pPr>
      <w:r>
        <w:rPr>
          <w:sz w:val="20"/>
          <w:szCs w:val="20"/>
          <w:highlight w:val="none"/>
        </w:rPr>
        <w:t xml:space="preserve">SQL is a popular query language to work with databases.</w:t>
      </w:r>
      <w:r>
        <w:rPr>
          <w:sz w:val="20"/>
          <w:szCs w:val="20"/>
        </w:rPr>
      </w:r>
    </w:p>
    <w:p>
      <w:pPr>
        <w:pStyle w:val="668"/>
        <w:numPr>
          <w:ilvl w:val="1"/>
          <w:numId w:val="8"/>
        </w:numPr>
        <w:pBdr/>
        <w:spacing w:after="0" w:line="240" w:lineRule="auto"/>
        <w:ind w:right="0"/>
        <w:rPr>
          <w:sz w:val="20"/>
          <w:szCs w:val="20"/>
        </w:rPr>
      </w:pPr>
      <w:r>
        <w:rPr>
          <w:sz w:val="20"/>
          <w:szCs w:val="20"/>
          <w:highlight w:val="none"/>
        </w:rPr>
        <w:t xml:space="preserve">It is portable.</w:t>
      </w:r>
      <w:r>
        <w:rPr>
          <w:sz w:val="20"/>
          <w:szCs w:val="20"/>
        </w:rPr>
      </w:r>
    </w:p>
    <w:p>
      <w:pPr>
        <w:pStyle w:val="668"/>
        <w:numPr>
          <w:ilvl w:val="1"/>
          <w:numId w:val="8"/>
        </w:numPr>
        <w:pBdr/>
        <w:spacing w:after="0" w:line="240" w:lineRule="auto"/>
        <w:ind w:right="0"/>
        <w:rPr>
          <w:sz w:val="20"/>
          <w:szCs w:val="20"/>
        </w:rPr>
      </w:pPr>
      <w:r>
        <w:rPr>
          <w:sz w:val="20"/>
          <w:szCs w:val="20"/>
          <w:highlight w:val="none"/>
        </w:rPr>
        <w:t xml:space="preserve">It processes queries quickly.</w:t>
      </w:r>
      <w:r>
        <w:rPr>
          <w:sz w:val="20"/>
          <w:szCs w:val="20"/>
        </w:rPr>
      </w:r>
    </w:p>
    <w:p>
      <w:pPr>
        <w:pStyle w:val="668"/>
        <w:numPr>
          <w:ilvl w:val="1"/>
          <w:numId w:val="8"/>
        </w:numPr>
        <w:pBdr/>
        <w:spacing w:after="0" w:line="240" w:lineRule="auto"/>
        <w:ind w:right="0"/>
        <w:rPr>
          <w:sz w:val="20"/>
          <w:szCs w:val="20"/>
        </w:rPr>
      </w:pPr>
      <w:r>
        <w:rPr>
          <w:sz w:val="20"/>
          <w:szCs w:val="20"/>
          <w:highlight w:val="none"/>
        </w:rPr>
        <w:t xml:space="preserve">It doesn’t require coding skills.</w:t>
      </w:r>
      <w:r>
        <w:rPr>
          <w:sz w:val="20"/>
          <w:szCs w:val="20"/>
        </w:rPr>
      </w:r>
    </w:p>
    <w:p>
      <w:pPr>
        <w:pStyle w:val="668"/>
        <w:numPr>
          <w:ilvl w:val="1"/>
          <w:numId w:val="8"/>
        </w:numPr>
        <w:pBdr/>
        <w:spacing w:after="0" w:line="240" w:lineRule="auto"/>
        <w:ind w:right="0"/>
        <w:rPr>
          <w:sz w:val="20"/>
          <w:szCs w:val="20"/>
        </w:rPr>
      </w:pPr>
      <w:r>
        <w:rPr>
          <w:sz w:val="20"/>
          <w:szCs w:val="20"/>
          <w:highlight w:val="none"/>
        </w:rPr>
        <w:t xml:space="preserve">It uses standardized language.</w:t>
      </w:r>
      <w:r>
        <w:rPr>
          <w:sz w:val="20"/>
          <w:szCs w:val="20"/>
        </w:rPr>
      </w:r>
    </w:p>
    <w:p>
      <w:pPr>
        <w:pStyle w:val="668"/>
        <w:numPr>
          <w:ilvl w:val="1"/>
          <w:numId w:val="8"/>
        </w:numPr>
        <w:pBdr/>
        <w:spacing w:after="0" w:line="240" w:lineRule="auto"/>
        <w:ind w:right="0"/>
        <w:rPr>
          <w:sz w:val="20"/>
          <w:szCs w:val="20"/>
        </w:rPr>
      </w:pPr>
      <w:r>
        <w:rPr>
          <w:sz w:val="20"/>
          <w:szCs w:val="20"/>
          <w:highlight w:val="none"/>
        </w:rPr>
        <w:t xml:space="preserve">It provides multiple data views.</w:t>
      </w:r>
      <w:r>
        <w:rPr>
          <w:sz w:val="20"/>
          <w:szCs w:val="20"/>
        </w:rPr>
      </w:r>
    </w:p>
    <w:p>
      <w:pPr>
        <w:pStyle w:val="668"/>
        <w:numPr>
          <w:ilvl w:val="1"/>
          <w:numId w:val="8"/>
        </w:numPr>
        <w:pBdr/>
        <w:spacing w:after="0" w:line="240" w:lineRule="auto"/>
        <w:ind w:right="0"/>
        <w:rPr>
          <w:sz w:val="20"/>
          <w:szCs w:val="20"/>
        </w:rPr>
      </w:pPr>
      <w:r>
        <w:rPr>
          <w:sz w:val="20"/>
          <w:szCs w:val="20"/>
          <w:highlight w:val="none"/>
        </w:rPr>
        <w:t xml:space="preserve">It has open-source code.</w:t>
      </w:r>
      <w:r>
        <w:rPr>
          <w:sz w:val="20"/>
          <w:szCs w:val="20"/>
        </w:rPr>
      </w:r>
    </w:p>
    <w:p>
      <w:pPr>
        <w:pStyle w:val="668"/>
        <w:numPr>
          <w:ilvl w:val="1"/>
          <w:numId w:val="8"/>
        </w:numPr>
        <w:pBdr/>
        <w:spacing w:after="0" w:line="240" w:lineRule="auto"/>
        <w:ind w:right="0"/>
        <w:rPr>
          <w:sz w:val="20"/>
          <w:szCs w:val="20"/>
        </w:rPr>
      </w:pPr>
      <w:r>
        <w:rPr>
          <w:sz w:val="20"/>
          <w:szCs w:val="20"/>
          <w:highlight w:val="none"/>
        </w:rPr>
        <w:t xml:space="preserve">It’s used by major database management system vendors.</w:t>
      </w:r>
      <w:r>
        <w:rPr>
          <w:sz w:val="20"/>
          <w:szCs w:val="20"/>
        </w:rPr>
      </w:r>
    </w:p>
    <w:p>
      <w:pPr>
        <w:pStyle w:val="668"/>
        <w:numPr>
          <w:ilvl w:val="1"/>
          <w:numId w:val="8"/>
        </w:numPr>
        <w:pBdr/>
        <w:spacing w:after="0" w:line="240" w:lineRule="auto"/>
        <w:ind w:right="0"/>
        <w:rPr>
          <w:sz w:val="20"/>
          <w:szCs w:val="20"/>
        </w:rPr>
      </w:pPr>
      <w:r>
        <w:rPr>
          <w:sz w:val="20"/>
          <w:szCs w:val="20"/>
          <w:highlight w:val="none"/>
        </w:rPr>
        <w:t xml:space="preserve">It’s highly interactive.</w:t>
      </w:r>
      <w:r>
        <w:rPr>
          <w:sz w:val="20"/>
          <w:szCs w:val="20"/>
        </w:rPr>
      </w:r>
    </w:p>
    <w:p>
      <w:pPr>
        <w:pStyle w:val="668"/>
        <w:numPr>
          <w:ilvl w:val="1"/>
          <w:numId w:val="8"/>
        </w:numPr>
        <w:pBdr/>
        <w:spacing w:after="0" w:line="240" w:lineRule="auto"/>
        <w:ind w:right="0"/>
        <w:rPr>
          <w:sz w:val="20"/>
          <w:szCs w:val="20"/>
        </w:rPr>
      </w:pPr>
      <w:r>
        <w:rPr>
          <w:sz w:val="20"/>
          <w:szCs w:val="20"/>
          <w:highlight w:val="none"/>
        </w:rPr>
        <w:t xml:space="preserve">It is frequently used in all types of applications that interacts with databases in someway.</w:t>
      </w:r>
      <w:r>
        <w:rPr>
          <w:sz w:val="20"/>
          <w:szCs w:val="20"/>
        </w:rPr>
      </w:r>
    </w:p>
    <w:p>
      <w:pPr>
        <w:pStyle w:val="668"/>
        <w:numPr>
          <w:ilvl w:val="1"/>
          <w:numId w:val="8"/>
        </w:numPr>
        <w:pBdr/>
        <w:spacing w:after="0" w:line="240" w:lineRule="auto"/>
        <w:ind w:right="0"/>
        <w:rPr>
          <w:sz w:val="20"/>
          <w:szCs w:val="20"/>
        </w:rPr>
      </w:pPr>
      <w:r>
        <w:rPr>
          <w:sz w:val="20"/>
          <w:szCs w:val="20"/>
          <w:highlight w:val="none"/>
        </w:rPr>
        <w:t xml:space="preserve">SQL integrates well with different programming languages, and it makes life easier for Data analysts and developers learn and use it.</w:t>
      </w:r>
      <w:r>
        <w:rPr>
          <w:sz w:val="20"/>
          <w:szCs w:val="20"/>
        </w:rPr>
      </w:r>
    </w:p>
    <w:p>
      <w:pPr>
        <w:pStyle w:val="668"/>
        <w:numPr>
          <w:ilvl w:val="2"/>
          <w:numId w:val="8"/>
        </w:numPr>
        <w:pBdr/>
        <w:spacing w:after="0" w:line="240" w:lineRule="auto"/>
        <w:ind w:right="0"/>
        <w:rPr>
          <w:sz w:val="20"/>
          <w:szCs w:val="20"/>
        </w:rPr>
      </w:pPr>
      <w:r>
        <w:rPr>
          <w:sz w:val="20"/>
          <w:szCs w:val="20"/>
          <w:highlight w:val="none"/>
        </w:rPr>
        <w:t xml:space="preserve">For example, they can embed SQL queries with the C#/Java/Python programming language to build high-performing data processing applications with major SQL database systems such as Oracle or MS SQL Server.</w:t>
      </w:r>
      <w:r>
        <w:rPr>
          <w:sz w:val="20"/>
          <w:szCs w:val="20"/>
          <w:highlight w:val="none"/>
          <w:lang w:val="en-IN" w:bidi="en-IN"/>
        </w:rPr>
      </w:r>
      <w:r>
        <w:rPr>
          <w:sz w:val="20"/>
          <w:szCs w:val="20"/>
        </w:rPr>
      </w:r>
    </w:p>
    <w:p>
      <w:pPr>
        <w:pBdr/>
        <w:spacing w:after="0" w:line="240" w:lineRule="auto"/>
        <w:ind w:right="0" w:firstLine="0" w:left="360"/>
        <w:jc w:val="left"/>
        <w:rPr>
          <w:sz w:val="20"/>
          <w:szCs w:val="20"/>
          <w:highlight w:val="none"/>
          <w:lang w:val="en-IN" w:bidi="en-IN"/>
        </w:rPr>
      </w:pPr>
      <w:r>
        <w:rPr>
          <w:highlight w:val="none"/>
        </w:rPr>
      </w:r>
      <w:r/>
      <w:r>
        <mc:AlternateContent>
          <mc:Choice Requires="wpg">
            <w:drawing>
              <wp:inline xmlns:wp="http://schemas.openxmlformats.org/drawingml/2006/wordprocessingDrawing" distT="0" distB="0" distL="0" distR="0">
                <wp:extent cx="3137514" cy="232278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39116" name=""/>
                        <pic:cNvPicPr>
                          <a:picLocks noChangeAspect="1"/>
                        </pic:cNvPicPr>
                        <pic:nvPr/>
                      </pic:nvPicPr>
                      <pic:blipFill>
                        <a:blip r:embed="rId11"/>
                        <a:srcRect l="19123" t="10622" r="14145" b="6753"/>
                        <a:stretch/>
                      </pic:blipFill>
                      <pic:spPr bwMode="auto">
                        <a:xfrm flipH="0" flipV="0">
                          <a:off x="0" y="0"/>
                          <a:ext cx="3137514" cy="23227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47.05pt;height:182.90pt;mso-wrap-distance-left:0.00pt;mso-wrap-distance-top:0.00pt;mso-wrap-distance-right:0.00pt;mso-wrap-distance-bottom:0.00pt;z-index:1;" stroked="false">
                <v:imagedata r:id="rId11" o:title="" croptop="6961f" cropleft="12532f" cropbottom="4426f" cropright="9270f"/>
                <o:lock v:ext="edit" rotation="t"/>
              </v:shape>
            </w:pict>
          </mc:Fallback>
        </mc:AlternateContent>
      </w:r>
      <w:r>
        <w:t xml:space="preserve">     </w:t>
      </w:r>
      <w:r>
        <w:rPr>
          <w:highlight w:val="none"/>
        </w:rPr>
      </w:r>
      <w:r>
        <w:rPr>
          <w:sz w:val="20"/>
          <w:szCs w:val="20"/>
        </w:rPr>
      </w:r>
      <w:r>
        <w:rPr>
          <w:sz w:val="20"/>
          <w:szCs w:val="20"/>
          <w:highlight w:val="none"/>
          <w:lang w:val="en-IN" w:bidi="en-IN"/>
        </w:rPr>
      </w:r>
      <w:r>
        <w:rPr>
          <w:sz w:val="20"/>
          <w:szCs w:val="20"/>
          <w:highlight w:val="none"/>
          <w:lang w:val="en-IN" w:bidi="en-IN"/>
        </w:rPr>
      </w:r>
      <w:r/>
      <w:r>
        <mc:AlternateContent>
          <mc:Choice Requires="wpg">
            <w:drawing>
              <wp:inline xmlns:wp="http://schemas.openxmlformats.org/drawingml/2006/wordprocessingDrawing" distT="0" distB="0" distL="0" distR="0">
                <wp:extent cx="2846766" cy="232278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58283" name=""/>
                        <pic:cNvPicPr>
                          <a:picLocks noChangeAspect="1"/>
                        </pic:cNvPicPr>
                        <pic:nvPr/>
                      </pic:nvPicPr>
                      <pic:blipFill>
                        <a:blip r:embed="rId12"/>
                        <a:srcRect l="35001" t="12601" r="2873" b="8238"/>
                        <a:stretch/>
                      </pic:blipFill>
                      <pic:spPr bwMode="auto">
                        <a:xfrm flipH="0" flipV="0">
                          <a:off x="0" y="0"/>
                          <a:ext cx="2846766" cy="23227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24.15pt;height:182.90pt;mso-wrap-distance-left:0.00pt;mso-wrap-distance-top:0.00pt;mso-wrap-distance-right:0.00pt;mso-wrap-distance-bottom:0.00pt;z-index:1;" stroked="false">
                <v:imagedata r:id="rId12" o:title="" croptop="8258f" cropleft="22938f" cropbottom="5399f" cropright="1883f"/>
                <o:lock v:ext="edit" rotation="t"/>
              </v:shape>
            </w:pict>
          </mc:Fallback>
        </mc:AlternateContent>
      </w:r>
      <w:r/>
      <w:r>
        <w:rPr>
          <w:sz w:val="20"/>
          <w:szCs w:val="20"/>
          <w:highlight w:val="none"/>
          <w:lang w:val="en-IN" w:bidi="en-IN"/>
        </w:rPr>
      </w:r>
      <w:r>
        <w:rPr>
          <w:sz w:val="20"/>
          <w:szCs w:val="20"/>
          <w:highlight w:val="none"/>
          <w:lang w:val="en-IN" w:bidi="en-IN"/>
        </w:rPr>
      </w:r>
      <w:r>
        <w:rPr>
          <w:sz w:val="20"/>
          <w:szCs w:val="20"/>
        </w:rPr>
      </w:r>
      <w:r>
        <w:rPr>
          <w:sz w:val="20"/>
          <w:szCs w:val="20"/>
          <w:highlight w:val="none"/>
          <w:lang w:val="en-IN" w:bidi="en-IN"/>
        </w:rPr>
      </w:r>
      <w:r>
        <w:rPr>
          <w:sz w:val="20"/>
          <w:szCs w:val="20"/>
        </w:rPr>
      </w:r>
      <w:r>
        <w:rPr>
          <w:sz w:val="20"/>
          <w:szCs w:val="20"/>
          <w:highlight w:val="none"/>
          <w:lang w:val="en-IN" w:bidi="en-IN"/>
        </w:rPr>
      </w:r>
      <w:r>
        <w:rPr>
          <w:sz w:val="20"/>
          <w:szCs w:val="20"/>
        </w:rPr>
      </w:r>
      <w:r>
        <w:rPr>
          <w:sz w:val="20"/>
          <w:szCs w:val="20"/>
        </w:rPr>
      </w:r>
      <w:r>
        <w:rPr>
          <w:sz w:val="20"/>
          <w:szCs w:val="20"/>
          <w:highlight w:val="none"/>
          <w:lang w:val="en-IN" w:bidi="en-IN"/>
        </w:rPr>
      </w:r>
    </w:p>
    <w:p>
      <w:pPr>
        <w:pBdr/>
        <w:spacing w:after="0" w:line="240" w:lineRule="auto"/>
        <w:ind w:right="0" w:firstLine="0" w:left="360"/>
        <w:jc w:val="left"/>
        <w:rPr>
          <w:sz w:val="20"/>
          <w:szCs w:val="20"/>
        </w:rPr>
      </w:pPr>
      <w:r>
        <w:rPr>
          <w:sz w:val="20"/>
          <w:szCs w:val="20"/>
        </w:rPr>
      </w:r>
      <w:r>
        <w:rPr>
          <w:sz w:val="20"/>
          <w:szCs w:val="20"/>
        </w:rPr>
      </w:r>
      <w:r>
        <w:rPr>
          <w:sz w:val="20"/>
          <w:szCs w:val="20"/>
        </w:rPr>
      </w:r>
    </w:p>
    <w:p>
      <w:pPr>
        <w:pBdr/>
        <w:spacing w:after="0" w:line="240" w:lineRule="auto"/>
        <w:ind w:right="0" w:firstLine="0" w:left="360"/>
        <w:jc w:val="left"/>
        <w:rPr>
          <w:sz w:val="20"/>
          <w:szCs w:val="20"/>
        </w:rPr>
      </w:pPr>
      <w:r>
        <w:rPr>
          <w:sz w:val="20"/>
          <w:szCs w:val="20"/>
        </w:rPr>
      </w:r>
      <w:r>
        <w:rPr>
          <w:sz w:val="20"/>
          <w:szCs w:val="20"/>
        </w:rPr>
      </w:r>
      <w:r>
        <w:rPr>
          <w:sz w:val="20"/>
          <w:szCs w:val="20"/>
        </w:rPr>
      </w:r>
    </w:p>
    <w:p>
      <w:pPr>
        <w:pStyle w:val="668"/>
        <w:numPr>
          <w:ilvl w:val="0"/>
          <w:numId w:val="11"/>
        </w:numPr>
        <w:pBdr/>
        <w:spacing w:after="0" w:line="240" w:lineRule="auto"/>
        <w:ind w:right="0"/>
        <w:rPr>
          <w:b/>
          <w:bCs/>
          <w:sz w:val="20"/>
          <w:szCs w:val="20"/>
        </w:rPr>
      </w:pPr>
      <w:r>
        <w:rPr>
          <w:b/>
          <w:bCs/>
          <w:sz w:val="20"/>
          <w:szCs w:val="20"/>
        </w:rPr>
        <w:t xml:space="preserve">Process in SQL</w:t>
      </w:r>
      <w:r>
        <w:rPr>
          <w:b/>
          <w:bCs/>
          <w:sz w:val="20"/>
          <w:szCs w:val="20"/>
        </w:rPr>
      </w:r>
    </w:p>
    <w:p>
      <w:pPr>
        <w:pStyle w:val="668"/>
        <w:numPr>
          <w:ilvl w:val="1"/>
          <w:numId w:val="11"/>
        </w:numPr>
        <w:pBdr/>
        <w:spacing w:after="0" w:line="240" w:lineRule="auto"/>
        <w:ind w:right="0"/>
        <w:rPr>
          <w:sz w:val="20"/>
          <w:szCs w:val="20"/>
        </w:rPr>
      </w:pPr>
      <w:r>
        <w:rPr>
          <w:sz w:val="20"/>
          <w:szCs w:val="20"/>
          <w:highlight w:val="none"/>
        </w:rPr>
        <w:t xml:space="preserve">SQL implementations involve a server machine that processes the database queries and returns the results.</w:t>
      </w:r>
      <w:r>
        <w:rPr>
          <w:sz w:val="20"/>
          <w:szCs w:val="20"/>
        </w:rPr>
      </w:r>
    </w:p>
    <w:p>
      <w:pPr>
        <w:pStyle w:val="668"/>
        <w:numPr>
          <w:ilvl w:val="1"/>
          <w:numId w:val="11"/>
        </w:numPr>
        <w:pBdr/>
        <w:spacing w:after="0" w:line="240" w:lineRule="auto"/>
        <w:ind w:right="0"/>
        <w:rPr>
          <w:b/>
          <w:bCs/>
          <w:sz w:val="20"/>
          <w:szCs w:val="20"/>
        </w:rPr>
      </w:pPr>
      <w:r>
        <w:rPr>
          <w:b/>
          <w:bCs/>
          <w:sz w:val="20"/>
          <w:szCs w:val="20"/>
          <w:highlight w:val="none"/>
        </w:rPr>
        <w:t xml:space="preserve">Parser:</w:t>
      </w:r>
      <w:r>
        <w:rPr>
          <w:b/>
          <w:bCs/>
          <w:sz w:val="20"/>
          <w:szCs w:val="20"/>
        </w:rPr>
      </w:r>
    </w:p>
    <w:p>
      <w:pPr>
        <w:pStyle w:val="668"/>
        <w:numPr>
          <w:ilvl w:val="2"/>
          <w:numId w:val="11"/>
        </w:numPr>
        <w:pBdr/>
        <w:spacing w:after="0" w:line="240" w:lineRule="auto"/>
        <w:ind w:right="0"/>
        <w:rPr>
          <w:sz w:val="20"/>
          <w:szCs w:val="20"/>
        </w:rPr>
      </w:pPr>
      <w:r>
        <w:rPr>
          <w:b/>
          <w:bCs/>
          <w:sz w:val="20"/>
          <w:szCs w:val="20"/>
          <w:highlight w:val="none"/>
        </w:rPr>
        <w:t xml:space="preserve">Correctness</w:t>
      </w:r>
      <w:r>
        <w:rPr>
          <w:sz w:val="20"/>
          <w:szCs w:val="20"/>
          <w:highlight w:val="none"/>
        </w:rPr>
        <w:t xml:space="preserve">: The parser verifies the semantics, or rules, that ensure the correctness of the query statement, like semicolon, commas, etc.</w:t>
      </w:r>
      <w:r>
        <w:rPr>
          <w:sz w:val="20"/>
          <w:szCs w:val="20"/>
        </w:rPr>
      </w:r>
    </w:p>
    <w:p>
      <w:pPr>
        <w:pStyle w:val="668"/>
        <w:numPr>
          <w:ilvl w:val="2"/>
          <w:numId w:val="11"/>
        </w:numPr>
        <w:pBdr/>
        <w:spacing w:after="0" w:line="240" w:lineRule="auto"/>
        <w:ind w:right="0"/>
        <w:rPr>
          <w:sz w:val="20"/>
          <w:szCs w:val="20"/>
        </w:rPr>
      </w:pPr>
      <w:r>
        <w:rPr>
          <w:b/>
          <w:bCs/>
          <w:sz w:val="20"/>
          <w:szCs w:val="20"/>
          <w:highlight w:val="none"/>
        </w:rPr>
        <w:t xml:space="preserve">Authorization</w:t>
      </w:r>
      <w:r>
        <w:rPr>
          <w:sz w:val="20"/>
          <w:szCs w:val="20"/>
          <w:highlight w:val="none"/>
        </w:rPr>
        <w:t xml:space="preserve">: Validates that the user running the query has the necessary authorization.</w:t>
      </w:r>
      <w:r>
        <w:rPr>
          <w:sz w:val="20"/>
          <w:szCs w:val="20"/>
        </w:rPr>
      </w:r>
    </w:p>
    <w:p>
      <w:pPr>
        <w:pStyle w:val="668"/>
        <w:numPr>
          <w:ilvl w:val="1"/>
          <w:numId w:val="11"/>
        </w:numPr>
        <w:pBdr/>
        <w:spacing w:after="0" w:line="240" w:lineRule="auto"/>
        <w:ind w:right="0"/>
        <w:rPr>
          <w:sz w:val="20"/>
          <w:szCs w:val="20"/>
        </w:rPr>
      </w:pPr>
      <w:r>
        <w:rPr>
          <w:b/>
          <w:bCs/>
          <w:sz w:val="20"/>
          <w:szCs w:val="20"/>
          <w:highlight w:val="none"/>
        </w:rPr>
        <w:t xml:space="preserve">Relational Engine</w:t>
      </w:r>
      <w:r>
        <w:rPr>
          <w:sz w:val="20"/>
          <w:szCs w:val="20"/>
          <w:highlight w:val="none"/>
        </w:rPr>
        <w:t xml:space="preserve">: Creates a plan for retrieving, writing, or updating the corresponding data in the most effective manner.</w:t>
      </w:r>
      <w:r>
        <w:rPr>
          <w:sz w:val="20"/>
          <w:szCs w:val="20"/>
        </w:rPr>
      </w:r>
    </w:p>
    <w:p>
      <w:pPr>
        <w:pStyle w:val="668"/>
        <w:numPr>
          <w:ilvl w:val="1"/>
          <w:numId w:val="11"/>
        </w:numPr>
        <w:pBdr/>
        <w:spacing w:after="0" w:line="240" w:lineRule="auto"/>
        <w:ind w:right="0"/>
        <w:rPr>
          <w:sz w:val="20"/>
          <w:szCs w:val="20"/>
        </w:rPr>
      </w:pPr>
      <w:r>
        <w:rPr>
          <w:b/>
          <w:bCs/>
          <w:sz w:val="20"/>
          <w:szCs w:val="20"/>
          <w:highlight w:val="none"/>
        </w:rPr>
        <w:t xml:space="preserve">Database Engine</w:t>
      </w:r>
      <w:r>
        <w:rPr>
          <w:sz w:val="20"/>
          <w:szCs w:val="20"/>
          <w:highlight w:val="none"/>
        </w:rPr>
        <w:t xml:space="preserve">: It is the software component that processes the byte code and runs the intended SQL statement. It reads and stores the data in the database files on physical disk storage. Upon completion, the storage engine returns the result to the requesting application.</w:t>
      </w:r>
      <w:r>
        <w:rPr>
          <w:sz w:val="20"/>
          <w:szCs w:val="20"/>
          <w:highlight w:val="none"/>
        </w:rPr>
      </w:r>
      <w:r>
        <w:rPr>
          <w:sz w:val="20"/>
          <w:szCs w:val="20"/>
        </w:rPr>
      </w:r>
    </w:p>
    <w:p>
      <w:pPr>
        <w:pStyle w:val="668"/>
        <w:numPr>
          <w:ilvl w:val="0"/>
          <w:numId w:val="11"/>
        </w:numPr>
        <w:pBdr/>
        <w:spacing w:after="0" w:line="240" w:lineRule="auto"/>
        <w:ind w:right="0"/>
        <w:rPr>
          <w:b/>
          <w:bCs/>
          <w:sz w:val="20"/>
          <w:szCs w:val="20"/>
        </w:rPr>
      </w:pPr>
      <w:r>
        <w:rPr>
          <w:b/>
          <w:bCs/>
          <w:sz w:val="20"/>
          <w:szCs w:val="20"/>
          <w:highlight w:val="none"/>
        </w:rPr>
      </w:r>
      <w:r>
        <w:rPr>
          <w:b/>
          <w:bCs/>
          <w:sz w:val="20"/>
          <w:szCs w:val="20"/>
          <w:highlight w:val="none"/>
        </w:rPr>
        <w:t xml:space="preserve">Introduction:</w:t>
      </w:r>
      <w:r>
        <w:rPr>
          <w:b/>
          <w:bCs/>
          <w:sz w:val="20"/>
          <w:szCs w:val="20"/>
        </w:rPr>
      </w:r>
    </w:p>
    <w:p>
      <w:pPr>
        <w:pStyle w:val="668"/>
        <w:numPr>
          <w:ilvl w:val="1"/>
          <w:numId w:val="11"/>
        </w:numPr>
        <w:pBdr/>
        <w:spacing w:after="0" w:line="240" w:lineRule="auto"/>
        <w:ind w:right="0"/>
        <w:rPr>
          <w:sz w:val="20"/>
          <w:szCs w:val="20"/>
        </w:rPr>
      </w:pPr>
      <w:r>
        <w:rPr>
          <w:sz w:val="20"/>
          <w:szCs w:val="20"/>
          <w:highlight w:val="none"/>
        </w:rPr>
        <w:t xml:space="preserve">Data- collection of information</w:t>
      </w:r>
      <w:r>
        <w:rPr>
          <w:sz w:val="20"/>
          <w:szCs w:val="20"/>
        </w:rPr>
      </w:r>
    </w:p>
    <w:p>
      <w:pPr>
        <w:pStyle w:val="668"/>
        <w:numPr>
          <w:ilvl w:val="1"/>
          <w:numId w:val="11"/>
        </w:numPr>
        <w:pBdr/>
        <w:spacing w:after="0" w:line="240" w:lineRule="auto"/>
        <w:ind w:right="0"/>
        <w:rPr>
          <w:sz w:val="20"/>
          <w:szCs w:val="20"/>
        </w:rPr>
      </w:pPr>
      <w:r>
        <w:rPr>
          <w:sz w:val="20"/>
          <w:szCs w:val="20"/>
          <w:highlight w:val="none"/>
        </w:rPr>
        <w:t xml:space="preserve">Database- Where the data has been stored</w:t>
      </w:r>
      <w:r>
        <w:rPr>
          <w:sz w:val="20"/>
          <w:szCs w:val="20"/>
        </w:rPr>
      </w:r>
    </w:p>
    <w:p>
      <w:pPr>
        <w:pStyle w:val="668"/>
        <w:numPr>
          <w:ilvl w:val="1"/>
          <w:numId w:val="11"/>
        </w:numPr>
        <w:pBdr/>
        <w:spacing w:after="0" w:line="240" w:lineRule="auto"/>
        <w:ind w:right="0"/>
        <w:rPr>
          <w:sz w:val="20"/>
          <w:szCs w:val="20"/>
        </w:rPr>
      </w:pPr>
      <w:r>
        <w:rPr>
          <w:sz w:val="20"/>
          <w:szCs w:val="20"/>
          <w:highlight w:val="none"/>
        </w:rPr>
        <w:t xml:space="preserve">RDBMS- A software package is used to store relation databases.</w:t>
      </w:r>
      <w:r>
        <w:rPr>
          <w:sz w:val="20"/>
          <w:szCs w:val="20"/>
        </w:rPr>
      </w:r>
    </w:p>
    <w:p>
      <w:pPr>
        <w:pStyle w:val="668"/>
        <w:numPr>
          <w:ilvl w:val="1"/>
          <w:numId w:val="11"/>
        </w:numPr>
        <w:pBdr/>
        <w:spacing w:after="0" w:line="240" w:lineRule="auto"/>
        <w:ind w:right="0"/>
        <w:rPr>
          <w:sz w:val="20"/>
          <w:szCs w:val="20"/>
        </w:rPr>
      </w:pPr>
      <w:r>
        <w:rPr>
          <w:sz w:val="20"/>
          <w:szCs w:val="20"/>
          <w:highlight w:val="none"/>
        </w:rPr>
        <w:t xml:space="preserve">SQL- A Query language to communicate between database.</w:t>
      </w:r>
      <w:r>
        <w:rPr>
          <w:sz w:val="20"/>
          <w:szCs w:val="20"/>
        </w:rPr>
      </w:r>
    </w:p>
    <w:p>
      <w:pPr>
        <w:pStyle w:val="668"/>
        <w:numPr>
          <w:ilvl w:val="0"/>
          <w:numId w:val="11"/>
        </w:numPr>
        <w:pBdr/>
        <w:spacing w:after="0" w:line="240" w:lineRule="auto"/>
        <w:ind w:right="0"/>
        <w:rPr>
          <w:b/>
          <w:bCs/>
          <w:sz w:val="20"/>
          <w:szCs w:val="20"/>
        </w:rPr>
      </w:pPr>
      <w:r>
        <w:rPr>
          <w:b/>
          <w:bCs/>
          <w:sz w:val="20"/>
          <w:szCs w:val="20"/>
          <w:highlight w:val="none"/>
        </w:rPr>
        <w:t xml:space="preserve">SQL Environement:</w:t>
      </w:r>
      <w:r>
        <w:rPr>
          <w:b/>
          <w:bCs/>
          <w:sz w:val="20"/>
          <w:szCs w:val="20"/>
        </w:rPr>
      </w:r>
    </w:p>
    <w:p>
      <w:pPr>
        <w:pStyle w:val="668"/>
        <w:numPr>
          <w:ilvl w:val="1"/>
          <w:numId w:val="11"/>
        </w:numPr>
        <w:pBdr/>
        <w:spacing w:after="0" w:line="240" w:lineRule="auto"/>
        <w:ind w:right="0"/>
        <w:rPr>
          <w:sz w:val="20"/>
          <w:szCs w:val="20"/>
        </w:rPr>
      </w:pPr>
      <w:r>
        <w:rPr>
          <w:sz w:val="20"/>
          <w:szCs w:val="20"/>
          <w:highlight w:val="none"/>
        </w:rPr>
        <w:t xml:space="preserve">Editor Pane</w:t>
      </w:r>
      <w:r>
        <w:rPr>
          <w:sz w:val="20"/>
          <w:szCs w:val="20"/>
        </w:rPr>
      </w:r>
    </w:p>
    <w:p>
      <w:pPr>
        <w:pStyle w:val="668"/>
        <w:numPr>
          <w:ilvl w:val="1"/>
          <w:numId w:val="11"/>
        </w:numPr>
        <w:pBdr/>
        <w:spacing w:after="0" w:line="240" w:lineRule="auto"/>
        <w:ind w:right="0"/>
        <w:rPr>
          <w:sz w:val="20"/>
          <w:szCs w:val="20"/>
        </w:rPr>
      </w:pPr>
      <w:r>
        <w:rPr>
          <w:sz w:val="20"/>
          <w:szCs w:val="20"/>
          <w:highlight w:val="none"/>
        </w:rPr>
        <w:t xml:space="preserve">Result Tab</w:t>
      </w:r>
      <w:r>
        <w:rPr>
          <w:sz w:val="20"/>
          <w:szCs w:val="20"/>
        </w:rPr>
      </w:r>
    </w:p>
    <w:p>
      <w:pPr>
        <w:pStyle w:val="668"/>
        <w:numPr>
          <w:ilvl w:val="1"/>
          <w:numId w:val="11"/>
        </w:numPr>
        <w:pBdr/>
        <w:spacing w:after="0" w:line="240" w:lineRule="auto"/>
        <w:ind w:right="0"/>
        <w:rPr>
          <w:sz w:val="20"/>
          <w:szCs w:val="20"/>
        </w:rPr>
      </w:pPr>
      <w:r>
        <w:rPr>
          <w:sz w:val="20"/>
          <w:szCs w:val="20"/>
          <w:highlight w:val="none"/>
        </w:rPr>
        <w:t xml:space="preserve">Message Tab</w:t>
      </w:r>
      <w:r>
        <w:rPr>
          <w:sz w:val="20"/>
          <w:szCs w:val="20"/>
        </w:rPr>
      </w:r>
    </w:p>
    <w:p>
      <w:pPr>
        <w:pStyle w:val="668"/>
        <w:numPr>
          <w:ilvl w:val="1"/>
          <w:numId w:val="11"/>
        </w:numPr>
        <w:pBdr/>
        <w:spacing w:after="0" w:line="240" w:lineRule="auto"/>
        <w:ind w:right="0"/>
        <w:rPr>
          <w:sz w:val="20"/>
          <w:szCs w:val="20"/>
        </w:rPr>
      </w:pPr>
      <w:r>
        <w:rPr>
          <w:sz w:val="20"/>
          <w:szCs w:val="20"/>
          <w:highlight w:val="none"/>
        </w:rPr>
        <w:t xml:space="preserve">Object Explorer</w:t>
      </w:r>
      <w:r>
        <w:rPr>
          <w:sz w:val="20"/>
          <w:szCs w:val="20"/>
        </w:rPr>
      </w:r>
    </w:p>
    <w:p>
      <w:pPr>
        <w:pStyle w:val="668"/>
        <w:numPr>
          <w:ilvl w:val="0"/>
          <w:numId w:val="11"/>
        </w:numPr>
        <w:pBdr/>
        <w:spacing w:after="0" w:line="240" w:lineRule="auto"/>
        <w:ind w:right="0"/>
        <w:rPr>
          <w:sz w:val="20"/>
          <w:szCs w:val="20"/>
        </w:rPr>
      </w:pPr>
      <w:r>
        <w:rPr>
          <w:sz w:val="20"/>
          <w:szCs w:val="20"/>
          <w:highlight w:val="none"/>
        </w:rPr>
      </w:r>
      <w:r>
        <w:rPr>
          <w:sz w:val="20"/>
          <w:szCs w:val="20"/>
          <w:highlight w:val="none"/>
        </w:rPr>
      </w:r>
      <w:r>
        <w:rPr>
          <w:sz w:val="20"/>
          <w:szCs w:val="20"/>
          <w:highlight w:val="none"/>
        </w:rPr>
      </w:r>
    </w:p>
    <w:p>
      <w:pPr>
        <w:pBdr/>
        <w:spacing w:after="0" w:line="240" w:lineRule="auto"/>
        <w:ind w:right="0" w:firstLine="0" w:left="0"/>
        <w:jc w:val="center"/>
        <w:rPr>
          <w:sz w:val="20"/>
          <w:szCs w:val="20"/>
        </w:rPr>
      </w:pPr>
      <w:r>
        <w:rPr>
          <w:sz w:val="20"/>
          <w:szCs w:val="20"/>
          <w:highlight w:val="none"/>
        </w:rPr>
      </w:r>
      <w:r>
        <mc:AlternateContent>
          <mc:Choice Requires="wpg">
            <w:drawing>
              <wp:inline xmlns:wp="http://schemas.openxmlformats.org/drawingml/2006/wordprocessingDrawing" distT="0" distB="0" distL="0" distR="0">
                <wp:extent cx="3429152" cy="229710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2812" name=""/>
                        <pic:cNvPicPr>
                          <a:picLocks noChangeAspect="1"/>
                        </pic:cNvPicPr>
                        <pic:nvPr/>
                      </pic:nvPicPr>
                      <pic:blipFill>
                        <a:blip r:embed="rId13"/>
                        <a:stretch/>
                      </pic:blipFill>
                      <pic:spPr bwMode="auto">
                        <a:xfrm flipH="0" flipV="0">
                          <a:off x="0" y="0"/>
                          <a:ext cx="3429151" cy="22971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70.01pt;height:180.87pt;mso-wrap-distance-left:0.00pt;mso-wrap-distance-top:0.00pt;mso-wrap-distance-right:0.00pt;mso-wrap-distance-bottom:0.00pt;z-index:1;" stroked="false">
                <v:imagedata r:id="rId13" o:title=""/>
                <o:lock v:ext="edit" rotation="t"/>
              </v:shape>
            </w:pict>
          </mc:Fallback>
        </mc:AlternateContent>
      </w:r>
      <w:r>
        <w:rPr>
          <w:sz w:val="20"/>
          <w:szCs w:val="20"/>
          <w:highlight w:val="none"/>
        </w:rPr>
      </w:r>
      <w:r>
        <w:rPr>
          <w:sz w:val="20"/>
          <w:szCs w:val="20"/>
          <w:highlight w:val="none"/>
        </w:rPr>
      </w:r>
    </w:p>
    <w:sectPr>
      <w:headerReference w:type="default" r:id="rId9"/>
      <w:footerReference w:type="default" r:id="rId10"/>
      <w:footnotePr/>
      <w:endnotePr/>
      <w:type w:val="nextPage"/>
      <w:pgSz w:h="15840" w:orient="portrait" w:w="12240"/>
      <w:pgMar w:top="1008" w:right="1008" w:bottom="1008" w:left="1008" w:header="720" w:footer="269"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409020205020404"/>
  </w:font>
  <w:font w:name="Wingdings">
    <w:panose1 w:val="05010000000000000000"/>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78"/>
      <w:pBdr/>
      <w:spacing/>
      <w:ind/>
      <w:jc w:val="right"/>
      <w:rPr/>
    </w:pPr>
    <w:fldSimple w:instr="PAGE \* MERGEFORMAT">
      <w:r>
        <w:t xml:space="preserve">1</w:t>
      </w:r>
    </w:fldSimple>
    <w:r/>
    <w:r/>
    <w: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76"/>
      <w:pBdr/>
      <w:spacing/>
      <w:ind/>
      <w:jc w:val="center"/>
      <w:rPr>
        <w:b/>
        <w:bCs/>
        <w:sz w:val="36"/>
        <w:szCs w:val="36"/>
      </w:rPr>
    </w:pPr>
    <w:r>
      <w:rPr>
        <w:b/>
        <w:bCs/>
        <w:sz w:val="36"/>
        <w:szCs w:val="36"/>
      </w:rPr>
      <w:t xml:space="preserve">SQL | MongoDB</w:t>
    </w:r>
    <w:r>
      <w:rPr>
        <w:b/>
        <w:bCs/>
        <w:sz w:val="36"/>
        <w:szCs w:val="36"/>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BC763"/>
    <w:lvl w:ilvl="0">
      <w:isLgl w:val="false"/>
      <w:lvlJc w:val="left"/>
      <w:lvlText w:val="·"/>
      <w:numFmt w:val="bullet"/>
      <w:pPr>
        <w:pBdr/>
        <w:spacing/>
        <w:ind w:hanging="360" w:left="361"/>
      </w:pPr>
      <w:rPr>
        <w:rFonts w:ascii="Symbol" w:hAnsi="Symbol" w:eastAsia="Symbol" w:cs="Symbol"/>
      </w:rPr>
      <w:start w:val="1"/>
      <w:suff w:val="tab"/>
    </w:lvl>
    <w:lvl w:ilvl="1">
      <w:isLgl w:val="false"/>
      <w:lvlJc w:val="left"/>
      <w:lvlText w:val="·"/>
      <w:numFmt w:val="bullet"/>
      <w:pPr>
        <w:pBdr/>
        <w:spacing/>
        <w:ind w:hanging="360" w:left="721"/>
      </w:pPr>
      <w:rPr>
        <w:rFonts w:ascii="Symbol" w:hAnsi="Symbol" w:eastAsia="Symbol" w:cs="Symbol"/>
      </w:rPr>
      <w:start w:val="1"/>
      <w:suff w:val="tab"/>
    </w:lvl>
    <w:lvl w:ilvl="2">
      <w:isLgl w:val="false"/>
      <w:lvlJc w:val="left"/>
      <w:lvlText w:val="§"/>
      <w:numFmt w:val="bullet"/>
      <w:pPr>
        <w:pBdr/>
        <w:spacing/>
        <w:ind w:hanging="360" w:left="1081"/>
      </w:pPr>
      <w:rPr>
        <w:rFonts w:ascii="Wingdings" w:hAnsi="Wingdings" w:eastAsia="Wingdings" w:cs="Wingdings"/>
      </w:rPr>
      <w:start w:val="1"/>
      <w:suff w:val="tab"/>
    </w:lvl>
    <w:lvl w:ilvl="3">
      <w:isLgl w:val="false"/>
      <w:lvlJc w:val="left"/>
      <w:lvlText w:val="·"/>
      <w:numFmt w:val="bullet"/>
      <w:pPr>
        <w:pBdr/>
        <w:spacing/>
        <w:ind w:hanging="360" w:left="1441"/>
      </w:pPr>
      <w:rPr>
        <w:rFonts w:ascii="Symbol" w:hAnsi="Symbol" w:eastAsia="Symbol" w:cs="Symbol"/>
      </w:rPr>
      <w:start w:val="1"/>
      <w:suff w:val="tab"/>
    </w:lvl>
    <w:lvl w:ilvl="4">
      <w:isLgl w:val="false"/>
      <w:lvlJc w:val="left"/>
      <w:lvlText w:val="¨"/>
      <w:numFmt w:val="bullet"/>
      <w:pPr>
        <w:pBdr/>
        <w:spacing/>
        <w:ind w:hanging="360" w:left="1801"/>
      </w:pPr>
      <w:rPr>
        <w:rFonts w:ascii="Symbol" w:hAnsi="Symbol" w:eastAsia="Symbol" w:cs="Symbol"/>
      </w:rPr>
      <w:start w:val="1"/>
      <w:suff w:val="tab"/>
    </w:lvl>
    <w:lvl w:ilvl="5">
      <w:isLgl w:val="false"/>
      <w:lvlJc w:val="left"/>
      <w:lvlText w:val="Ø"/>
      <w:numFmt w:val="bullet"/>
      <w:pPr>
        <w:pBdr/>
        <w:spacing/>
        <w:ind w:hanging="360" w:left="2161"/>
      </w:pPr>
      <w:rPr>
        <w:rFonts w:ascii="Wingdings" w:hAnsi="Wingdings" w:eastAsia="Wingdings" w:cs="Wingdings"/>
      </w:rPr>
      <w:start w:val="1"/>
      <w:suff w:val="tab"/>
    </w:lvl>
    <w:lvl w:ilvl="6">
      <w:isLgl w:val="false"/>
      <w:lvlJc w:val="left"/>
      <w:lvlText w:val="§"/>
      <w:numFmt w:val="bullet"/>
      <w:pPr>
        <w:pBdr/>
        <w:spacing/>
        <w:ind w:hanging="360" w:left="2521"/>
      </w:pPr>
      <w:rPr>
        <w:rFonts w:ascii="Wingdings" w:hAnsi="Wingdings" w:eastAsia="Wingdings" w:cs="Wingdings"/>
      </w:rPr>
      <w:start w:val="1"/>
      <w:suff w:val="tab"/>
    </w:lvl>
    <w:lvl w:ilvl="7">
      <w:isLgl w:val="false"/>
      <w:lvlJc w:val="left"/>
      <w:lvlText w:val="·"/>
      <w:numFmt w:val="bullet"/>
      <w:pPr>
        <w:pBdr/>
        <w:spacing/>
        <w:ind w:hanging="360" w:left="2881"/>
      </w:pPr>
      <w:rPr>
        <w:rFonts w:ascii="Symbol" w:hAnsi="Symbol" w:eastAsia="Symbol" w:cs="Symbol"/>
      </w:rPr>
      <w:start w:val="1"/>
      <w:suff w:val="tab"/>
    </w:lvl>
    <w:lvl w:ilvl="8">
      <w:isLgl w:val="false"/>
      <w:lvlJc w:val="left"/>
      <w:lvlText w:val="¨"/>
      <w:numFmt w:val="bullet"/>
      <w:pPr>
        <w:pBdr/>
        <w:spacing/>
        <w:ind w:hanging="360" w:left="3241"/>
      </w:pPr>
      <w:rPr>
        <w:rFonts w:ascii="Symbol" w:hAnsi="Symbol" w:eastAsia="Symbol" w:cs="Symbol"/>
      </w:rPr>
      <w:start w:val="1"/>
      <w:suff w:val="tab"/>
    </w:lvl>
  </w:abstractNum>
  <w:abstractNum w:abstractNumId="1">
    <w:nsid w:val="4A6B1315"/>
    <w:lvl w:ilvl="0">
      <w:isLgl w:val="false"/>
      <w:lvlJc w:val="left"/>
      <w:lvlText w:val="Ø"/>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
    <w:nsid w:val="3CA74BF6"/>
    <w:lvl w:ilvl="0">
      <w:isLgl w:val="false"/>
      <w:lvlJc w:val="left"/>
      <w:lvlText w:val="v"/>
      <w:numFmt w:val="bullet"/>
      <w:pPr>
        <w:pBdr/>
        <w:spacing/>
        <w:ind w:hanging="360" w:left="361"/>
      </w:pPr>
      <w:rPr>
        <w:rFonts w:ascii="Wingdings" w:hAnsi="Wingdings" w:eastAsia="Wingdings" w:cs="Wingdings"/>
      </w:rPr>
      <w:start w:val="1"/>
      <w:suff w:val="tab"/>
    </w:lvl>
    <w:lvl w:ilvl="1">
      <w:isLgl w:val="false"/>
      <w:lvlJc w:val="left"/>
      <w:lvlText w:val="Ø"/>
      <w:numFmt w:val="bullet"/>
      <w:pPr>
        <w:pBdr/>
        <w:spacing/>
        <w:ind w:hanging="360" w:left="721"/>
      </w:pPr>
      <w:rPr>
        <w:rFonts w:ascii="Wingdings" w:hAnsi="Wingdings" w:eastAsia="Wingdings" w:cs="Wingdings"/>
      </w:rPr>
      <w:start w:val="1"/>
      <w:suff w:val="tab"/>
    </w:lvl>
    <w:lvl w:ilvl="2">
      <w:isLgl w:val="false"/>
      <w:lvlJc w:val="left"/>
      <w:lvlText w:val="§"/>
      <w:numFmt w:val="bullet"/>
      <w:pPr>
        <w:pBdr/>
        <w:spacing/>
        <w:ind w:hanging="360" w:left="1081"/>
      </w:pPr>
      <w:rPr>
        <w:rFonts w:ascii="Wingdings" w:hAnsi="Wingdings" w:eastAsia="Wingdings" w:cs="Wingdings"/>
      </w:rPr>
      <w:start w:val="1"/>
      <w:suff w:val="tab"/>
    </w:lvl>
    <w:lvl w:ilvl="3">
      <w:isLgl w:val="false"/>
      <w:lvlJc w:val="left"/>
      <w:lvlText w:val="·"/>
      <w:numFmt w:val="bullet"/>
      <w:pPr>
        <w:pBdr/>
        <w:spacing/>
        <w:ind w:hanging="360" w:left="1441"/>
      </w:pPr>
      <w:rPr>
        <w:rFonts w:ascii="Symbol" w:hAnsi="Symbol" w:eastAsia="Symbol" w:cs="Symbol"/>
      </w:rPr>
      <w:start w:val="1"/>
      <w:suff w:val="tab"/>
    </w:lvl>
    <w:lvl w:ilvl="4">
      <w:isLgl w:val="false"/>
      <w:lvlJc w:val="left"/>
      <w:lvlText w:val="¨"/>
      <w:numFmt w:val="bullet"/>
      <w:pPr>
        <w:pBdr/>
        <w:spacing/>
        <w:ind w:hanging="360" w:left="1801"/>
      </w:pPr>
      <w:rPr>
        <w:rFonts w:ascii="Symbol" w:hAnsi="Symbol" w:eastAsia="Symbol" w:cs="Symbol"/>
      </w:rPr>
      <w:start w:val="1"/>
      <w:suff w:val="tab"/>
    </w:lvl>
    <w:lvl w:ilvl="5">
      <w:isLgl w:val="false"/>
      <w:lvlJc w:val="left"/>
      <w:lvlText w:val="Ø"/>
      <w:numFmt w:val="bullet"/>
      <w:pPr>
        <w:pBdr/>
        <w:spacing/>
        <w:ind w:hanging="360" w:left="2161"/>
      </w:pPr>
      <w:rPr>
        <w:rFonts w:ascii="Wingdings" w:hAnsi="Wingdings" w:eastAsia="Wingdings" w:cs="Wingdings"/>
      </w:rPr>
      <w:start w:val="1"/>
      <w:suff w:val="tab"/>
    </w:lvl>
    <w:lvl w:ilvl="6">
      <w:isLgl w:val="false"/>
      <w:lvlJc w:val="left"/>
      <w:lvlText w:val="§"/>
      <w:numFmt w:val="bullet"/>
      <w:pPr>
        <w:pBdr/>
        <w:spacing/>
        <w:ind w:hanging="360" w:left="2521"/>
      </w:pPr>
      <w:rPr>
        <w:rFonts w:ascii="Wingdings" w:hAnsi="Wingdings" w:eastAsia="Wingdings" w:cs="Wingdings"/>
      </w:rPr>
      <w:start w:val="1"/>
      <w:suff w:val="tab"/>
    </w:lvl>
    <w:lvl w:ilvl="7">
      <w:isLgl w:val="false"/>
      <w:lvlJc w:val="left"/>
      <w:lvlText w:val="·"/>
      <w:numFmt w:val="bullet"/>
      <w:pPr>
        <w:pBdr/>
        <w:spacing/>
        <w:ind w:hanging="360" w:left="2881"/>
      </w:pPr>
      <w:rPr>
        <w:rFonts w:ascii="Symbol" w:hAnsi="Symbol" w:eastAsia="Symbol" w:cs="Symbol"/>
      </w:rPr>
      <w:start w:val="1"/>
      <w:suff w:val="tab"/>
    </w:lvl>
    <w:lvl w:ilvl="8">
      <w:isLgl w:val="false"/>
      <w:lvlJc w:val="left"/>
      <w:lvlText w:val="¨"/>
      <w:numFmt w:val="bullet"/>
      <w:pPr>
        <w:pBdr/>
        <w:spacing/>
        <w:ind w:hanging="360" w:left="3241"/>
      </w:pPr>
      <w:rPr>
        <w:rFonts w:ascii="Symbol" w:hAnsi="Symbol" w:eastAsia="Symbol" w:cs="Symbol"/>
      </w:rPr>
      <w:start w:val="1"/>
      <w:suff w:val="tab"/>
    </w:lvl>
  </w:abstractNum>
  <w:abstractNum w:abstractNumId="3">
    <w:nsid w:val="3CA74BF6"/>
    <w:lvl w:ilvl="0">
      <w:isLgl w:val="false"/>
      <w:lvlJc w:val="left"/>
      <w:lvlText w:val="Ø"/>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nsid w:val="0D9BC76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ascii="Wingdings" w:hAnsi="Wingdings" w:eastAsia="Wingdings" w:cs="Wingdings"/>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5">
    <w:nsid w:val="11E8B19A"/>
    <w:lvl w:ilvl="0">
      <w:isLgl w:val="false"/>
      <w:lvlJc w:val="left"/>
      <w:lvlText w:val="v"/>
      <w:numFmt w:val="bullet"/>
      <w:pPr>
        <w:pBdr/>
        <w:spacing/>
        <w:ind w:hanging="706" w:left="706"/>
      </w:pPr>
      <w:pStyle w:val="139"/>
      <w:rPr>
        <w:rFonts w:ascii="Wingdings" w:hAnsi="Wingdings" w:eastAsia="Wingdings" w:cs="Wingdings"/>
      </w:rPr>
      <w:start w:val="1"/>
      <w:suff w:val="tab"/>
    </w:lvl>
    <w:lvl w:ilvl="1">
      <w:isLgl w:val="false"/>
      <w:lvlJc w:val="left"/>
      <w:lvlText w:val="·"/>
      <w:numFmt w:val="bullet"/>
      <w:pPr>
        <w:pBdr/>
        <w:spacing/>
        <w:ind w:hanging="363" w:left="1069"/>
      </w:pPr>
      <w:pStyle w:val="140"/>
      <w:rPr>
        <w:rFonts w:ascii="Symbol" w:hAnsi="Symbol" w:eastAsia="Symbol" w:cs="Symbol"/>
      </w:rPr>
      <w:start w:val="1"/>
      <w:suff w:val="tab"/>
    </w:lvl>
    <w:lvl w:ilvl="2">
      <w:isLgl w:val="false"/>
      <w:lvlJc w:val="left"/>
      <w:lvlText w:val="§"/>
      <w:numFmt w:val="bullet"/>
      <w:pPr>
        <w:pBdr/>
        <w:spacing/>
        <w:ind w:hanging="360" w:left="1429"/>
      </w:pPr>
      <w:pStyle w:val="141"/>
      <w:rPr>
        <w:rFonts w:ascii="Wingdings" w:hAnsi="Wingdings" w:eastAsia="Wingdings" w:cs="Wingdings"/>
      </w:rPr>
      <w:start w:val="1"/>
      <w:suff w:val="tab"/>
    </w:lvl>
    <w:lvl w:ilvl="3">
      <w:isLgl w:val="false"/>
      <w:lvlJc w:val="left"/>
      <w:lvlText w:val="·"/>
      <w:numFmt w:val="bullet"/>
      <w:pPr>
        <w:pBdr/>
        <w:spacing/>
        <w:ind w:hanging="360" w:left="1789"/>
      </w:pPr>
      <w:pStyle w:val="142"/>
      <w:rPr>
        <w:rFonts w:ascii="Symbol" w:hAnsi="Symbol" w:eastAsia="Symbol" w:cs="Symbol"/>
      </w:rPr>
      <w:start w:val="1"/>
      <w:suff w:val="tab"/>
    </w:lvl>
    <w:lvl w:ilvl="4">
      <w:isLgl w:val="false"/>
      <w:lvlJc w:val="left"/>
      <w:lvlText w:val="¨"/>
      <w:numFmt w:val="bullet"/>
      <w:pPr>
        <w:pBdr/>
        <w:spacing/>
        <w:ind w:hanging="360" w:left="2149"/>
      </w:pPr>
      <w:pStyle w:val="143"/>
      <w:rPr>
        <w:rFonts w:ascii="Symbol" w:hAnsi="Symbol" w:eastAsia="Symbol" w:cs="Symbol"/>
      </w:rPr>
      <w:start w:val="1"/>
      <w:suff w:val="tab"/>
    </w:lvl>
    <w:lvl w:ilvl="5">
      <w:isLgl w:val="false"/>
      <w:lvlJc w:val="left"/>
      <w:lvlText w:val="Ø"/>
      <w:numFmt w:val="bullet"/>
      <w:pPr>
        <w:pBdr/>
        <w:spacing/>
        <w:ind w:hanging="360" w:left="2509"/>
      </w:pPr>
      <w:pStyle w:val="144"/>
      <w:rPr>
        <w:rFonts w:ascii="Wingdings" w:hAnsi="Wingdings" w:eastAsia="Wingdings" w:cs="Wingdings"/>
      </w:rPr>
      <w:start w:val="1"/>
      <w:suff w:val="tab"/>
    </w:lvl>
    <w:lvl w:ilvl="6">
      <w:isLgl w:val="false"/>
      <w:lvlJc w:val="left"/>
      <w:lvlText w:val="§"/>
      <w:numFmt w:val="bullet"/>
      <w:pPr>
        <w:pBdr/>
        <w:spacing/>
        <w:ind w:hanging="360" w:left="2869"/>
      </w:pPr>
      <w:pStyle w:val="145"/>
      <w:rPr>
        <w:rFonts w:ascii="Wingdings" w:hAnsi="Wingdings" w:eastAsia="Wingdings" w:cs="Wingdings"/>
      </w:rPr>
      <w:start w:val="1"/>
      <w:suff w:val="tab"/>
    </w:lvl>
    <w:lvl w:ilvl="7">
      <w:isLgl w:val="false"/>
      <w:lvlJc w:val="left"/>
      <w:lvlText w:val="·"/>
      <w:numFmt w:val="bullet"/>
      <w:pPr>
        <w:pBdr/>
        <w:spacing/>
        <w:ind w:hanging="360" w:left="3229"/>
      </w:pPr>
      <w:pStyle w:val="146"/>
      <w:rPr>
        <w:rFonts w:ascii="Symbol" w:hAnsi="Symbol" w:eastAsia="Symbol" w:cs="Symbol"/>
      </w:rPr>
      <w:start w:val="1"/>
      <w:suff w:val="tab"/>
    </w:lvl>
    <w:lvl w:ilvl="8">
      <w:isLgl w:val="false"/>
      <w:lvlJc w:val="left"/>
      <w:lvlText w:val="¨"/>
      <w:numFmt w:val="bullet"/>
      <w:pPr>
        <w:pBdr/>
        <w:spacing/>
        <w:ind w:hanging="360" w:left="3589"/>
      </w:pPr>
      <w:pStyle w:val="147"/>
      <w:rPr>
        <w:rFonts w:ascii="Symbol" w:hAnsi="Symbol" w:eastAsia="Symbol" w:cs="Symbol"/>
      </w:rPr>
      <w:start w:val="1"/>
      <w:suff w:val="tab"/>
    </w:lvl>
  </w:abstractNum>
  <w:abstractNum w:abstractNumId="6">
    <w:nsid w:val="7E28B91F"/>
    <w:lvl w:ilvl="0">
      <w:isLgl w:val="false"/>
      <w:lvlJc w:val="left"/>
      <w:lvlText w:val="v"/>
      <w:numFmt w:val="bullet"/>
      <w:pPr>
        <w:pBdr/>
        <w:spacing/>
        <w:ind w:hanging="360" w:left="360"/>
      </w:pPr>
      <w:rPr>
        <w:rFonts w:ascii="Wingdings" w:hAnsi="Wingdings" w:eastAsia="Wingdings" w:cs="Wingdings"/>
      </w:rPr>
      <w:start w:val="1"/>
      <w:suff w:val="tab"/>
    </w:lvl>
    <w:lvl w:ilvl="1">
      <w:isLgl w:val="false"/>
      <w:lvlJc w:val="left"/>
      <w:lvlText w:val="Ø"/>
      <w:numFmt w:val="bullet"/>
      <w:pPr>
        <w:pBdr/>
        <w:spacing/>
        <w:ind w:hanging="360" w:left="720"/>
      </w:pPr>
      <w:rPr>
        <w:rFonts w:ascii="Wingdings" w:hAnsi="Wingdings" w:eastAsia="Wingdings" w:cs="Wingdings"/>
      </w:rPr>
      <w:start w:val="1"/>
      <w:suff w:val="tab"/>
    </w:lvl>
    <w:lvl w:ilvl="2">
      <w:isLgl w:val="false"/>
      <w:lvlJc w:val="left"/>
      <w:lvlText w:val="§"/>
      <w:numFmt w:val="bullet"/>
      <w:pPr>
        <w:pBdr/>
        <w:spacing/>
        <w:ind w:hanging="360" w:left="1080"/>
      </w:pPr>
      <w:rPr>
        <w:rFonts w:ascii="Wingdings" w:hAnsi="Wingdings" w:eastAsia="Wingdings" w:cs="Wingdings"/>
      </w:rPr>
      <w:start w:val="1"/>
      <w:suff w:val="tab"/>
    </w:lvl>
    <w:lvl w:ilvl="3">
      <w:isLgl w:val="false"/>
      <w:lvlJc w:val="left"/>
      <w:lvlText w:val="·"/>
      <w:numFmt w:val="bullet"/>
      <w:pPr>
        <w:pBdr/>
        <w:spacing/>
        <w:ind w:hanging="360" w:left="1440"/>
      </w:pPr>
      <w:rPr>
        <w:rFonts w:ascii="Symbol" w:hAnsi="Symbol" w:eastAsia="Symbol" w:cs="Symbol"/>
      </w:rPr>
      <w:start w:val="1"/>
      <w:suff w:val="tab"/>
    </w:lvl>
    <w:lvl w:ilvl="4">
      <w:isLgl w:val="false"/>
      <w:lvlJc w:val="left"/>
      <w:lvlText w:val="¨"/>
      <w:numFmt w:val="bullet"/>
      <w:pPr>
        <w:pBdr/>
        <w:spacing/>
        <w:ind w:hanging="360" w:left="1800"/>
      </w:pPr>
      <w:rPr>
        <w:rFonts w:ascii="Symbol" w:hAnsi="Symbol" w:eastAsia="Symbol" w:cs="Symbol"/>
      </w:rPr>
      <w:start w:val="1"/>
      <w:suff w:val="tab"/>
    </w:lvl>
    <w:lvl w:ilvl="5">
      <w:isLgl w:val="false"/>
      <w:lvlJc w:val="left"/>
      <w:lvlText w:val="Ø"/>
      <w:numFmt w:val="bullet"/>
      <w:pPr>
        <w:pBdr/>
        <w:spacing/>
        <w:ind w:hanging="360" w:left="2160"/>
      </w:pPr>
      <w:rPr>
        <w:rFonts w:ascii="Wingdings" w:hAnsi="Wingdings" w:eastAsia="Wingdings" w:cs="Wingdings"/>
      </w:rPr>
      <w:start w:val="1"/>
      <w:suff w:val="tab"/>
    </w:lvl>
    <w:lvl w:ilvl="6">
      <w:isLgl w:val="false"/>
      <w:lvlJc w:val="left"/>
      <w:lvlText w:val="§"/>
      <w:numFmt w:val="bullet"/>
      <w:pPr>
        <w:pBdr/>
        <w:spacing/>
        <w:ind w:hanging="360" w:left="2520"/>
      </w:pPr>
      <w:rPr>
        <w:rFonts w:ascii="Wingdings" w:hAnsi="Wingdings" w:eastAsia="Wingdings" w:cs="Wingdings"/>
      </w:rPr>
      <w:start w:val="1"/>
      <w:suff w:val="tab"/>
    </w:lvl>
    <w:lvl w:ilvl="7">
      <w:isLgl w:val="false"/>
      <w:lvlJc w:val="left"/>
      <w:lvlText w:val="·"/>
      <w:numFmt w:val="bullet"/>
      <w:pPr>
        <w:pBdr/>
        <w:spacing/>
        <w:ind w:hanging="360" w:left="2880"/>
      </w:pPr>
      <w:rPr>
        <w:rFonts w:ascii="Symbol" w:hAnsi="Symbol" w:eastAsia="Symbol" w:cs="Symbol"/>
      </w:rPr>
      <w:start w:val="1"/>
      <w:suff w:val="tab"/>
    </w:lvl>
    <w:lvl w:ilvl="8">
      <w:isLgl w:val="false"/>
      <w:lvlJc w:val="left"/>
      <w:lvlText w:val="¨"/>
      <w:numFmt w:val="bullet"/>
      <w:pPr>
        <w:pBdr/>
        <w:spacing/>
        <w:ind w:hanging="360" w:left="3240"/>
      </w:pPr>
      <w:rPr>
        <w:rFonts w:ascii="Symbol" w:hAnsi="Symbol" w:eastAsia="Symbol" w:cs="Symbol"/>
      </w:rPr>
      <w:start w:val="1"/>
      <w:suff w:val="tab"/>
    </w:lvl>
  </w:abstractNum>
  <w:abstractNum w:abstractNumId="7">
    <w:nsid w:val="2F4C9A81"/>
    <w:lvl w:ilvl="0">
      <w:isLgl w:val="false"/>
      <w:lvlJc w:val="left"/>
      <w:lvlText w:val="v"/>
      <w:numFmt w:val="bullet"/>
      <w:pPr>
        <w:pBdr/>
        <w:spacing/>
        <w:ind w:hanging="360" w:left="360"/>
      </w:pPr>
      <w:rPr>
        <w:rFonts w:ascii="Wingdings" w:hAnsi="Wingdings" w:eastAsia="Wingdings" w:cs="Wingdings"/>
      </w:rPr>
      <w:start w:val="1"/>
      <w:suff w:val="tab"/>
    </w:lvl>
    <w:lvl w:ilvl="1">
      <w:isLgl w:val="false"/>
      <w:lvlJc w:val="left"/>
      <w:lvlText w:val="·"/>
      <w:numFmt w:val="bullet"/>
      <w:pPr>
        <w:pBdr/>
        <w:spacing/>
        <w:ind w:hanging="360" w:left="720"/>
      </w:pPr>
      <w:rPr>
        <w:rFonts w:ascii="Symbol" w:hAnsi="Symbol" w:eastAsia="Symbol" w:cs="Symbol"/>
      </w:rPr>
      <w:start w:val="1"/>
      <w:suff w:val="tab"/>
    </w:lvl>
    <w:lvl w:ilvl="2">
      <w:isLgl w:val="false"/>
      <w:lvlJc w:val="left"/>
      <w:lvlText w:val="§"/>
      <w:numFmt w:val="bullet"/>
      <w:pPr>
        <w:pBdr/>
        <w:spacing/>
        <w:ind w:hanging="360" w:left="1080"/>
      </w:pPr>
      <w:rPr>
        <w:rFonts w:ascii="Wingdings" w:hAnsi="Wingdings" w:eastAsia="Wingdings" w:cs="Wingdings"/>
      </w:rPr>
      <w:start w:val="1"/>
      <w:suff w:val="tab"/>
    </w:lvl>
    <w:lvl w:ilvl="3">
      <w:isLgl w:val="false"/>
      <w:lvlJc w:val="left"/>
      <w:lvlText w:val="–"/>
      <w:numFmt w:val="bullet"/>
      <w:pPr>
        <w:pBdr/>
        <w:spacing/>
        <w:ind w:hanging="360" w:left="1440"/>
      </w:pPr>
      <w:rPr>
        <w:rFonts w:ascii="Arial" w:hAnsi="Arial" w:eastAsia="Arial" w:cs="Arial"/>
      </w:rPr>
      <w:start w:val="1"/>
      <w:suff w:val="tab"/>
    </w:lvl>
    <w:lvl w:ilvl="4">
      <w:isLgl w:val="false"/>
      <w:lvlJc w:val="left"/>
      <w:lvlText w:val="¨"/>
      <w:numFmt w:val="bullet"/>
      <w:pPr>
        <w:pBdr/>
        <w:spacing/>
        <w:ind w:hanging="360" w:left="1800"/>
      </w:pPr>
      <w:rPr>
        <w:rFonts w:ascii="Symbol" w:hAnsi="Symbol" w:eastAsia="Symbol" w:cs="Symbol"/>
      </w:rPr>
      <w:start w:val="1"/>
      <w:suff w:val="tab"/>
    </w:lvl>
    <w:lvl w:ilvl="5">
      <w:isLgl w:val="false"/>
      <w:lvlJc w:val="left"/>
      <w:lvlText w:val="Ø"/>
      <w:numFmt w:val="bullet"/>
      <w:pPr>
        <w:pBdr/>
        <w:spacing/>
        <w:ind w:hanging="360" w:left="2160"/>
      </w:pPr>
      <w:rPr>
        <w:rFonts w:ascii="Wingdings" w:hAnsi="Wingdings" w:eastAsia="Wingdings" w:cs="Wingdings"/>
      </w:rPr>
      <w:start w:val="1"/>
      <w:suff w:val="tab"/>
    </w:lvl>
    <w:lvl w:ilvl="6">
      <w:isLgl w:val="false"/>
      <w:lvlJc w:val="left"/>
      <w:lvlText w:val="§"/>
      <w:numFmt w:val="bullet"/>
      <w:pPr>
        <w:pBdr/>
        <w:spacing/>
        <w:ind w:hanging="360" w:left="2520"/>
      </w:pPr>
      <w:rPr>
        <w:rFonts w:ascii="Wingdings" w:hAnsi="Wingdings" w:eastAsia="Wingdings" w:cs="Wingdings"/>
      </w:rPr>
      <w:start w:val="1"/>
      <w:suff w:val="tab"/>
    </w:lvl>
    <w:lvl w:ilvl="7">
      <w:isLgl w:val="false"/>
      <w:lvlJc w:val="left"/>
      <w:lvlText w:val="·"/>
      <w:numFmt w:val="bullet"/>
      <w:pPr>
        <w:pBdr/>
        <w:spacing/>
        <w:ind w:hanging="360" w:left="2880"/>
      </w:pPr>
      <w:rPr>
        <w:rFonts w:ascii="Symbol" w:hAnsi="Symbol" w:eastAsia="Symbol" w:cs="Symbol"/>
      </w:rPr>
      <w:start w:val="1"/>
      <w:suff w:val="tab"/>
    </w:lvl>
    <w:lvl w:ilvl="8">
      <w:isLgl w:val="false"/>
      <w:lvlJc w:val="left"/>
      <w:lvlText w:val="¨"/>
      <w:numFmt w:val="bullet"/>
      <w:pPr>
        <w:pBdr/>
        <w:spacing/>
        <w:ind w:hanging="360" w:left="3240"/>
      </w:pPr>
      <w:rPr>
        <w:rFonts w:ascii="Symbol" w:hAnsi="Symbol" w:eastAsia="Symbol" w:cs="Symbol"/>
      </w:rPr>
      <w:start w:val="1"/>
      <w:suff w:val="tab"/>
    </w:lvl>
  </w:abstractNum>
  <w:abstractNum w:abstractNumId="8">
    <w:nsid w:val="394B58DD"/>
    <w:lvl w:ilvl="0">
      <w:isLgl w:val="false"/>
      <w:lvlJc w:val="left"/>
      <w:lvlText w:val="v"/>
      <w:numFmt w:val="bullet"/>
      <w:pPr>
        <w:pBdr/>
        <w:spacing/>
        <w:ind w:hanging="360" w:left="360"/>
      </w:pPr>
      <w:rPr>
        <w:rFonts w:ascii="Wingdings" w:hAnsi="Wingdings" w:eastAsia="Wingdings" w:cs="Wingdings"/>
      </w:rPr>
      <w:start w:val="1"/>
      <w:suff w:val="tab"/>
    </w:lvl>
    <w:lvl w:ilvl="1">
      <w:isLgl w:val="false"/>
      <w:lvlJc w:val="left"/>
      <w:lvlText w:val="Ø"/>
      <w:numFmt w:val="bullet"/>
      <w:pPr>
        <w:pBdr/>
        <w:spacing/>
        <w:ind w:hanging="360" w:left="720"/>
      </w:pPr>
      <w:rPr>
        <w:rFonts w:ascii="Wingdings" w:hAnsi="Wingdings" w:eastAsia="Wingdings" w:cs="Wingdings"/>
      </w:rPr>
      <w:start w:val="1"/>
      <w:suff w:val="tab"/>
    </w:lvl>
    <w:lvl w:ilvl="2">
      <w:isLgl w:val="false"/>
      <w:lvlJc w:val="left"/>
      <w:lvlText w:val="§"/>
      <w:numFmt w:val="bullet"/>
      <w:pPr>
        <w:pBdr/>
        <w:spacing/>
        <w:ind w:hanging="360" w:left="1080"/>
      </w:pPr>
      <w:rPr>
        <w:rFonts w:ascii="Wingdings" w:hAnsi="Wingdings" w:eastAsia="Wingdings" w:cs="Wingdings"/>
      </w:rPr>
      <w:start w:val="1"/>
      <w:suff w:val="tab"/>
    </w:lvl>
    <w:lvl w:ilvl="3">
      <w:isLgl w:val="false"/>
      <w:lvlJc w:val="left"/>
      <w:lvlText w:val="·"/>
      <w:numFmt w:val="bullet"/>
      <w:pPr>
        <w:pBdr/>
        <w:spacing/>
        <w:ind w:hanging="360" w:left="1440"/>
      </w:pPr>
      <w:rPr>
        <w:rFonts w:ascii="Symbol" w:hAnsi="Symbol" w:eastAsia="Symbol" w:cs="Symbol"/>
      </w:rPr>
      <w:start w:val="1"/>
      <w:suff w:val="tab"/>
    </w:lvl>
    <w:lvl w:ilvl="4">
      <w:isLgl w:val="false"/>
      <w:lvlJc w:val="left"/>
      <w:lvlText w:val="¨"/>
      <w:numFmt w:val="bullet"/>
      <w:pPr>
        <w:pBdr/>
        <w:spacing/>
        <w:ind w:hanging="360" w:left="1800"/>
      </w:pPr>
      <w:rPr>
        <w:rFonts w:ascii="Symbol" w:hAnsi="Symbol" w:eastAsia="Symbol" w:cs="Symbol"/>
      </w:rPr>
      <w:start w:val="1"/>
      <w:suff w:val="tab"/>
    </w:lvl>
    <w:lvl w:ilvl="5">
      <w:isLgl w:val="false"/>
      <w:lvlJc w:val="left"/>
      <w:lvlText w:val="Ø"/>
      <w:numFmt w:val="bullet"/>
      <w:pPr>
        <w:pBdr/>
        <w:spacing/>
        <w:ind w:hanging="360" w:left="2160"/>
      </w:pPr>
      <w:rPr>
        <w:rFonts w:ascii="Wingdings" w:hAnsi="Wingdings" w:eastAsia="Wingdings" w:cs="Wingdings"/>
      </w:rPr>
      <w:start w:val="1"/>
      <w:suff w:val="tab"/>
    </w:lvl>
    <w:lvl w:ilvl="6">
      <w:isLgl w:val="false"/>
      <w:lvlJc w:val="left"/>
      <w:lvlText w:val="§"/>
      <w:numFmt w:val="bullet"/>
      <w:pPr>
        <w:pBdr/>
        <w:spacing/>
        <w:ind w:hanging="360" w:left="2520"/>
      </w:pPr>
      <w:rPr>
        <w:rFonts w:ascii="Wingdings" w:hAnsi="Wingdings" w:eastAsia="Wingdings" w:cs="Wingdings"/>
      </w:rPr>
      <w:start w:val="1"/>
      <w:suff w:val="tab"/>
    </w:lvl>
    <w:lvl w:ilvl="7">
      <w:isLgl w:val="false"/>
      <w:lvlJc w:val="left"/>
      <w:lvlText w:val="·"/>
      <w:numFmt w:val="bullet"/>
      <w:pPr>
        <w:pBdr/>
        <w:spacing/>
        <w:ind w:hanging="360" w:left="2880"/>
      </w:pPr>
      <w:rPr>
        <w:rFonts w:ascii="Symbol" w:hAnsi="Symbol" w:eastAsia="Symbol" w:cs="Symbol"/>
      </w:rPr>
      <w:start w:val="1"/>
      <w:suff w:val="tab"/>
    </w:lvl>
    <w:lvl w:ilvl="8">
      <w:isLgl w:val="false"/>
      <w:lvlJc w:val="left"/>
      <w:lvlText w:val="¨"/>
      <w:numFmt w:val="bullet"/>
      <w:pPr>
        <w:pBdr/>
        <w:spacing/>
        <w:ind w:hanging="360" w:left="3240"/>
      </w:pPr>
      <w:rPr>
        <w:rFonts w:ascii="Symbol" w:hAnsi="Symbol" w:eastAsia="Symbol" w:cs="Symbol"/>
      </w:rPr>
      <w:start w:val="1"/>
      <w:suff w:val="tab"/>
    </w:lvl>
  </w:abstractNum>
  <w:abstractNum w:abstractNumId="9">
    <w:nsid w:val="68AB22CD"/>
    <w:lvl w:ilvl="0">
      <w:isLgl w:val="false"/>
      <w:lvlJc w:val="left"/>
      <w:lvlText w:val="v"/>
      <w:numFmt w:val="bullet"/>
      <w:pPr>
        <w:pBdr/>
        <w:spacing/>
        <w:ind w:hanging="360" w:left="360"/>
      </w:pPr>
      <w:rPr>
        <w:rFonts w:ascii="Wingdings" w:hAnsi="Wingdings" w:eastAsia="Wingdings" w:cs="Wingdings"/>
      </w:rPr>
      <w:start w:val="1"/>
      <w:suff w:val="tab"/>
    </w:lvl>
    <w:lvl w:ilvl="1">
      <w:isLgl w:val="false"/>
      <w:lvlJc w:val="left"/>
      <w:lvlText w:val="Ø"/>
      <w:numFmt w:val="bullet"/>
      <w:pPr>
        <w:pBdr/>
        <w:spacing/>
        <w:ind w:hanging="360" w:left="720"/>
      </w:pPr>
      <w:rPr>
        <w:rFonts w:ascii="Wingdings" w:hAnsi="Wingdings" w:eastAsia="Wingdings" w:cs="Wingdings"/>
      </w:rPr>
      <w:start w:val="1"/>
      <w:suff w:val="tab"/>
    </w:lvl>
    <w:lvl w:ilvl="2">
      <w:isLgl w:val="false"/>
      <w:lvlJc w:val="left"/>
      <w:lvlText w:val="§"/>
      <w:numFmt w:val="bullet"/>
      <w:pPr>
        <w:pBdr/>
        <w:spacing/>
        <w:ind w:hanging="360" w:left="1080"/>
      </w:pPr>
      <w:rPr>
        <w:rFonts w:ascii="Wingdings" w:hAnsi="Wingdings" w:eastAsia="Wingdings" w:cs="Wingdings"/>
      </w:rPr>
      <w:start w:val="1"/>
      <w:suff w:val="tab"/>
    </w:lvl>
    <w:lvl w:ilvl="3">
      <w:isLgl w:val="false"/>
      <w:lvlJc w:val="left"/>
      <w:lvlText w:val="·"/>
      <w:numFmt w:val="bullet"/>
      <w:pPr>
        <w:pBdr/>
        <w:spacing/>
        <w:ind w:hanging="360" w:left="1440"/>
      </w:pPr>
      <w:rPr>
        <w:rFonts w:ascii="Symbol" w:hAnsi="Symbol" w:eastAsia="Symbol" w:cs="Symbol"/>
      </w:rPr>
      <w:start w:val="1"/>
      <w:suff w:val="tab"/>
    </w:lvl>
    <w:lvl w:ilvl="4">
      <w:isLgl w:val="false"/>
      <w:lvlJc w:val="left"/>
      <w:lvlText w:val="¨"/>
      <w:numFmt w:val="bullet"/>
      <w:pPr>
        <w:pBdr/>
        <w:spacing/>
        <w:ind w:hanging="360" w:left="1800"/>
      </w:pPr>
      <w:rPr>
        <w:rFonts w:ascii="Symbol" w:hAnsi="Symbol" w:eastAsia="Symbol" w:cs="Symbol"/>
      </w:rPr>
      <w:start w:val="1"/>
      <w:suff w:val="tab"/>
    </w:lvl>
    <w:lvl w:ilvl="5">
      <w:isLgl w:val="false"/>
      <w:lvlJc w:val="left"/>
      <w:lvlText w:val="Ø"/>
      <w:numFmt w:val="bullet"/>
      <w:pPr>
        <w:pBdr/>
        <w:spacing/>
        <w:ind w:hanging="360" w:left="2160"/>
      </w:pPr>
      <w:rPr>
        <w:rFonts w:ascii="Wingdings" w:hAnsi="Wingdings" w:eastAsia="Wingdings" w:cs="Wingdings"/>
      </w:rPr>
      <w:start w:val="1"/>
      <w:suff w:val="tab"/>
    </w:lvl>
    <w:lvl w:ilvl="6">
      <w:isLgl w:val="false"/>
      <w:lvlJc w:val="left"/>
      <w:lvlText w:val="§"/>
      <w:numFmt w:val="bullet"/>
      <w:pPr>
        <w:pBdr/>
        <w:spacing/>
        <w:ind w:hanging="360" w:left="2520"/>
      </w:pPr>
      <w:rPr>
        <w:rFonts w:ascii="Wingdings" w:hAnsi="Wingdings" w:eastAsia="Wingdings" w:cs="Wingdings"/>
      </w:rPr>
      <w:start w:val="1"/>
      <w:suff w:val="tab"/>
    </w:lvl>
    <w:lvl w:ilvl="7">
      <w:isLgl w:val="false"/>
      <w:lvlJc w:val="left"/>
      <w:lvlText w:val="·"/>
      <w:numFmt w:val="bullet"/>
      <w:pPr>
        <w:pBdr/>
        <w:spacing/>
        <w:ind w:hanging="360" w:left="2880"/>
      </w:pPr>
      <w:rPr>
        <w:rFonts w:ascii="Symbol" w:hAnsi="Symbol" w:eastAsia="Symbol" w:cs="Symbol"/>
      </w:rPr>
      <w:start w:val="1"/>
      <w:suff w:val="tab"/>
    </w:lvl>
    <w:lvl w:ilvl="8">
      <w:isLgl w:val="false"/>
      <w:lvlJc w:val="left"/>
      <w:lvlText w:val="¨"/>
      <w:numFmt w:val="bullet"/>
      <w:pPr>
        <w:pBdr/>
        <w:spacing/>
        <w:ind w:hanging="360" w:left="3240"/>
      </w:pPr>
      <w:rPr>
        <w:rFonts w:ascii="Symbol" w:hAnsi="Symbol" w:eastAsia="Symbol" w:cs="Symbol"/>
      </w:rPr>
      <w:start w:val="1"/>
      <w:suff w:val="tab"/>
    </w:lvl>
  </w:abstractNum>
  <w:abstractNum w:abstractNumId="10">
    <w:nsid w:val="2F4C9A81"/>
    <w:lvl w:ilvl="0">
      <w:isLgl w:val="false"/>
      <w:lvlJc w:val="left"/>
      <w:lvlText w:val="v"/>
      <w:numFmt w:val="bullet"/>
      <w:pPr>
        <w:pBdr/>
        <w:spacing/>
        <w:ind w:hanging="360" w:left="360"/>
      </w:pPr>
      <w:rPr>
        <w:rFonts w:ascii="Wingdings" w:hAnsi="Wingdings" w:eastAsia="Wingdings" w:cs="Wingdings"/>
      </w:rPr>
      <w:start w:val="1"/>
      <w:suff w:val="tab"/>
    </w:lvl>
    <w:lvl w:ilvl="1">
      <w:isLgl w:val="false"/>
      <w:lvlJc w:val="left"/>
      <w:lvlText w:val="Ø"/>
      <w:numFmt w:val="bullet"/>
      <w:pPr>
        <w:pBdr/>
        <w:spacing/>
        <w:ind w:hanging="360" w:left="720"/>
      </w:pPr>
      <w:rPr>
        <w:rFonts w:ascii="Wingdings" w:hAnsi="Wingdings" w:eastAsia="Wingdings" w:cs="Wingdings"/>
      </w:rPr>
      <w:start w:val="1"/>
      <w:suff w:val="tab"/>
    </w:lvl>
    <w:lvl w:ilvl="2">
      <w:isLgl w:val="false"/>
      <w:lvlJc w:val="left"/>
      <w:lvlText w:val="§"/>
      <w:numFmt w:val="bullet"/>
      <w:pPr>
        <w:pBdr/>
        <w:spacing/>
        <w:ind w:hanging="360" w:left="1080"/>
      </w:pPr>
      <w:rPr>
        <w:rFonts w:ascii="Wingdings" w:hAnsi="Wingdings" w:eastAsia="Wingdings" w:cs="Wingdings"/>
      </w:rPr>
      <w:start w:val="1"/>
      <w:suff w:val="tab"/>
    </w:lvl>
    <w:lvl w:ilvl="3">
      <w:isLgl w:val="false"/>
      <w:lvlJc w:val="left"/>
      <w:lvlText w:val="–"/>
      <w:numFmt w:val="bullet"/>
      <w:pPr>
        <w:pBdr/>
        <w:spacing/>
        <w:ind w:hanging="360" w:left="1440"/>
      </w:pPr>
      <w:rPr>
        <w:rFonts w:ascii="Arial" w:hAnsi="Arial" w:eastAsia="Arial" w:cs="Arial"/>
      </w:rPr>
      <w:start w:val="1"/>
      <w:suff w:val="tab"/>
    </w:lvl>
    <w:lvl w:ilvl="4">
      <w:isLgl w:val="false"/>
      <w:lvlJc w:val="left"/>
      <w:lvlText w:val="¨"/>
      <w:numFmt w:val="bullet"/>
      <w:pPr>
        <w:pBdr/>
        <w:spacing/>
        <w:ind w:hanging="360" w:left="1800"/>
      </w:pPr>
      <w:rPr>
        <w:rFonts w:ascii="Symbol" w:hAnsi="Symbol" w:eastAsia="Symbol" w:cs="Symbol"/>
      </w:rPr>
      <w:start w:val="1"/>
      <w:suff w:val="tab"/>
    </w:lvl>
    <w:lvl w:ilvl="5">
      <w:isLgl w:val="false"/>
      <w:lvlJc w:val="left"/>
      <w:lvlText w:val="Ø"/>
      <w:numFmt w:val="bullet"/>
      <w:pPr>
        <w:pBdr/>
        <w:spacing/>
        <w:ind w:hanging="360" w:left="2160"/>
      </w:pPr>
      <w:rPr>
        <w:rFonts w:ascii="Wingdings" w:hAnsi="Wingdings" w:eastAsia="Wingdings" w:cs="Wingdings"/>
      </w:rPr>
      <w:start w:val="1"/>
      <w:suff w:val="tab"/>
    </w:lvl>
    <w:lvl w:ilvl="6">
      <w:isLgl w:val="false"/>
      <w:lvlJc w:val="left"/>
      <w:lvlText w:val="§"/>
      <w:numFmt w:val="bullet"/>
      <w:pPr>
        <w:pBdr/>
        <w:spacing/>
        <w:ind w:hanging="360" w:left="2520"/>
      </w:pPr>
      <w:rPr>
        <w:rFonts w:ascii="Wingdings" w:hAnsi="Wingdings" w:eastAsia="Wingdings" w:cs="Wingdings"/>
      </w:rPr>
      <w:start w:val="1"/>
      <w:suff w:val="tab"/>
    </w:lvl>
    <w:lvl w:ilvl="7">
      <w:isLgl w:val="false"/>
      <w:lvlJc w:val="left"/>
      <w:lvlText w:val="·"/>
      <w:numFmt w:val="bullet"/>
      <w:pPr>
        <w:pBdr/>
        <w:spacing/>
        <w:ind w:hanging="360" w:left="2880"/>
      </w:pPr>
      <w:rPr>
        <w:rFonts w:ascii="Symbol" w:hAnsi="Symbol" w:eastAsia="Symbol" w:cs="Symbol"/>
      </w:rPr>
      <w:start w:val="1"/>
      <w:suff w:val="tab"/>
    </w:lvl>
    <w:lvl w:ilvl="8">
      <w:isLgl w:val="false"/>
      <w:lvlJc w:val="left"/>
      <w:lvlText w:val="¨"/>
      <w:numFmt w:val="bullet"/>
      <w:pPr>
        <w:pBdr/>
        <w:spacing/>
        <w:ind w:hanging="360" w:left="3240"/>
      </w:pPr>
      <w:rPr>
        <w:rFonts w:ascii="Symbol" w:hAnsi="Symbol" w:eastAsia="Symbol" w:cs="Symbol"/>
      </w:rPr>
      <w:start w:val="1"/>
      <w:suff w:val="tab"/>
    </w:lvl>
  </w:abstractNum>
  <w:abstractNum w:abstractNumId="11">
    <w:nsid w:val="2E12B83F"/>
    <w:lvl w:ilvl="0">
      <w:isLgl w:val="false"/>
      <w:lvlJc w:val="left"/>
      <w:lvlText w:val="v"/>
      <w:numFmt w:val="bullet"/>
      <w:pPr>
        <w:pBdr/>
        <w:spacing/>
        <w:ind w:hanging="360" w:left="360"/>
      </w:pPr>
      <w:rPr>
        <w:rFonts w:ascii="Wingdings" w:hAnsi="Wingdings" w:eastAsia="Wingdings" w:cs="Wingdings"/>
      </w:rPr>
      <w:start w:val="1"/>
      <w:suff w:val="tab"/>
    </w:lvl>
    <w:lvl w:ilvl="1">
      <w:isLgl w:val="false"/>
      <w:lvlJc w:val="left"/>
      <w:lvlText w:val="Ø"/>
      <w:numFmt w:val="bullet"/>
      <w:pPr>
        <w:pBdr/>
        <w:spacing/>
        <w:ind w:hanging="360" w:left="720"/>
      </w:pPr>
      <w:rPr>
        <w:rFonts w:ascii="Wingdings" w:hAnsi="Wingdings" w:eastAsia="Wingdings" w:cs="Wingdings"/>
      </w:rPr>
      <w:start w:val="1"/>
      <w:suff w:val="tab"/>
    </w:lvl>
    <w:lvl w:ilvl="2">
      <w:isLgl w:val="false"/>
      <w:lvlJc w:val="left"/>
      <w:lvlText w:val="§"/>
      <w:numFmt w:val="bullet"/>
      <w:pPr>
        <w:pBdr/>
        <w:spacing/>
        <w:ind w:hanging="360" w:left="1080"/>
      </w:pPr>
      <w:rPr>
        <w:rFonts w:ascii="Wingdings" w:hAnsi="Wingdings" w:eastAsia="Wingdings" w:cs="Wingdings"/>
      </w:rPr>
      <w:start w:val="1"/>
      <w:suff w:val="tab"/>
    </w:lvl>
    <w:lvl w:ilvl="3">
      <w:isLgl w:val="false"/>
      <w:lvlJc w:val="left"/>
      <w:lvlText w:val="·"/>
      <w:numFmt w:val="bullet"/>
      <w:pPr>
        <w:pBdr/>
        <w:spacing/>
        <w:ind w:hanging="360" w:left="1440"/>
      </w:pPr>
      <w:rPr>
        <w:rFonts w:ascii="Symbol" w:hAnsi="Symbol" w:eastAsia="Symbol" w:cs="Symbol"/>
      </w:rPr>
      <w:start w:val="1"/>
      <w:suff w:val="tab"/>
    </w:lvl>
    <w:lvl w:ilvl="4">
      <w:isLgl w:val="false"/>
      <w:lvlJc w:val="left"/>
      <w:lvlText w:val="¨"/>
      <w:numFmt w:val="bullet"/>
      <w:pPr>
        <w:pBdr/>
        <w:spacing/>
        <w:ind w:hanging="360" w:left="1800"/>
      </w:pPr>
      <w:rPr>
        <w:rFonts w:ascii="Symbol" w:hAnsi="Symbol" w:eastAsia="Symbol" w:cs="Symbol"/>
      </w:rPr>
      <w:start w:val="1"/>
      <w:suff w:val="tab"/>
    </w:lvl>
    <w:lvl w:ilvl="5">
      <w:isLgl w:val="false"/>
      <w:lvlJc w:val="left"/>
      <w:lvlText w:val="Ø"/>
      <w:numFmt w:val="bullet"/>
      <w:pPr>
        <w:pBdr/>
        <w:spacing/>
        <w:ind w:hanging="360" w:left="2160"/>
      </w:pPr>
      <w:rPr>
        <w:rFonts w:ascii="Wingdings" w:hAnsi="Wingdings" w:eastAsia="Wingdings" w:cs="Wingdings"/>
      </w:rPr>
      <w:start w:val="1"/>
      <w:suff w:val="tab"/>
    </w:lvl>
    <w:lvl w:ilvl="6">
      <w:isLgl w:val="false"/>
      <w:lvlJc w:val="left"/>
      <w:lvlText w:val="§"/>
      <w:numFmt w:val="bullet"/>
      <w:pPr>
        <w:pBdr/>
        <w:spacing/>
        <w:ind w:hanging="360" w:left="2520"/>
      </w:pPr>
      <w:rPr>
        <w:rFonts w:ascii="Wingdings" w:hAnsi="Wingdings" w:eastAsia="Wingdings" w:cs="Wingdings"/>
      </w:rPr>
      <w:start w:val="1"/>
      <w:suff w:val="tab"/>
    </w:lvl>
    <w:lvl w:ilvl="7">
      <w:isLgl w:val="false"/>
      <w:lvlJc w:val="left"/>
      <w:lvlText w:val="·"/>
      <w:numFmt w:val="bullet"/>
      <w:pPr>
        <w:pBdr/>
        <w:spacing/>
        <w:ind w:hanging="360" w:left="2880"/>
      </w:pPr>
      <w:rPr>
        <w:rFonts w:ascii="Symbol" w:hAnsi="Symbol" w:eastAsia="Symbol" w:cs="Symbol"/>
      </w:rPr>
      <w:start w:val="1"/>
      <w:suff w:val="tab"/>
    </w:lvl>
    <w:lvl w:ilvl="8">
      <w:isLgl w:val="false"/>
      <w:lvlJc w:val="left"/>
      <w:lvlText w:val="¨"/>
      <w:numFmt w:val="bullet"/>
      <w:pPr>
        <w:pBdr/>
        <w:spacing/>
        <w:ind w:hanging="360" w:left="3240"/>
      </w:pPr>
      <w:rPr>
        <w:rFonts w:ascii="Symbol" w:hAnsi="Symbol" w:eastAsia="Symbol" w:cs="Symbol"/>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IN"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
    <w:name w:val="Table Grid"/>
    <w:basedOn w:val="665"/>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Table Grid Light"/>
    <w:basedOn w:val="665"/>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1"/>
    <w:basedOn w:val="665"/>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2"/>
    <w:basedOn w:val="665"/>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3"/>
    <w:basedOn w:val="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4"/>
    <w:basedOn w:val="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Plain Table 5"/>
    <w:basedOn w:val="66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w:basedOn w:val="66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1"/>
    <w:basedOn w:val="6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2"/>
    <w:basedOn w:val="6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3"/>
    <w:basedOn w:val="6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4"/>
    <w:basedOn w:val="6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5"/>
    <w:basedOn w:val="6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1 Light - Accent 6"/>
    <w:basedOn w:val="6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w:basedOn w:val="6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1"/>
    <w:basedOn w:val="6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2"/>
    <w:basedOn w:val="6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3"/>
    <w:basedOn w:val="6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4"/>
    <w:basedOn w:val="6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5"/>
    <w:basedOn w:val="6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2 - Accent 6"/>
    <w:basedOn w:val="6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w:basedOn w:val="66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1"/>
    <w:basedOn w:val="66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2"/>
    <w:basedOn w:val="66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3"/>
    <w:basedOn w:val="66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4"/>
    <w:basedOn w:val="66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5"/>
    <w:basedOn w:val="66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3 - Accent 6"/>
    <w:basedOn w:val="66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w:basedOn w:val="66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1"/>
    <w:basedOn w:val="66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2"/>
    <w:basedOn w:val="66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3"/>
    <w:basedOn w:val="66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4"/>
    <w:basedOn w:val="66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5"/>
    <w:basedOn w:val="66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4 - Accent 6"/>
    <w:basedOn w:val="66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Accent 1"/>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2"/>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 Accent 3"/>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Accent 4"/>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5"/>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5 Dark - Accent 6"/>
    <w:basedOn w:val="66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Grid Table 6 Colorful"/>
    <w:basedOn w:val="66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5">
    <w:name w:val="Grid Table 6 Colorful - Accent 1"/>
    <w:basedOn w:val="66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6">
    <w:name w:val="Grid Table 6 Colorful - Accent 2"/>
    <w:basedOn w:val="6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7">
    <w:name w:val="Grid Table 6 Colorful - Accent 3"/>
    <w:basedOn w:val="66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8">
    <w:name w:val="Grid Table 6 Colorful - Accent 4"/>
    <w:basedOn w:val="6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9">
    <w:name w:val="Grid Table 6 Colorful - Accent 5"/>
    <w:basedOn w:val="66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6 Colorful - Accent 6"/>
    <w:basedOn w:val="66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1">
    <w:name w:val="Grid Table 7 Colorful"/>
    <w:basedOn w:val="66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1"/>
    <w:basedOn w:val="66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2"/>
    <w:basedOn w:val="66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3"/>
    <w:basedOn w:val="66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4"/>
    <w:basedOn w:val="66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5"/>
    <w:basedOn w:val="66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7 Colorful - Accent 6"/>
    <w:basedOn w:val="66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1"/>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2"/>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3"/>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4"/>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5"/>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1 Light - Accent 6"/>
    <w:basedOn w:val="66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w:basedOn w:val="66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1"/>
    <w:basedOn w:val="66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2"/>
    <w:basedOn w:val="66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3"/>
    <w:basedOn w:val="66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4"/>
    <w:basedOn w:val="66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5"/>
    <w:basedOn w:val="66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2 - Accent 6"/>
    <w:basedOn w:val="66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w:basedOn w:val="6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1"/>
    <w:basedOn w:val="66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2"/>
    <w:basedOn w:val="66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3"/>
    <w:basedOn w:val="66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4"/>
    <w:basedOn w:val="66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5"/>
    <w:basedOn w:val="66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3 - Accent 6"/>
    <w:basedOn w:val="66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w:basedOn w:val="66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1"/>
    <w:basedOn w:val="66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2"/>
    <w:basedOn w:val="66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3"/>
    <w:basedOn w:val="66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4"/>
    <w:basedOn w:val="66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5"/>
    <w:basedOn w:val="66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4 - Accent 6"/>
    <w:basedOn w:val="66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
    <w:name w:val="List Table 5 Dark"/>
    <w:basedOn w:val="66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1"/>
    <w:basedOn w:val="66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2"/>
    <w:basedOn w:val="66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3"/>
    <w:basedOn w:val="66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4"/>
    <w:basedOn w:val="66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5"/>
    <w:basedOn w:val="66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5 Dark - Accent 6"/>
    <w:basedOn w:val="66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3">
    <w:name w:val="List Table 6 Colorful"/>
    <w:basedOn w:val="66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1"/>
    <w:basedOn w:val="66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2"/>
    <w:basedOn w:val="66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3"/>
    <w:basedOn w:val="66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4"/>
    <w:basedOn w:val="66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5"/>
    <w:basedOn w:val="66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6 Colorful - Accent 6"/>
    <w:basedOn w:val="66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7 Colorful"/>
    <w:basedOn w:val="66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1">
    <w:name w:val="List Table 7 Colorful - Accent 1"/>
    <w:basedOn w:val="66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2">
    <w:name w:val="List Table 7 Colorful - Accent 2"/>
    <w:basedOn w:val="66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3">
    <w:name w:val="List Table 7 Colorful - Accent 3"/>
    <w:basedOn w:val="66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4">
    <w:name w:val="List Table 7 Colorful - Accent 4"/>
    <w:basedOn w:val="66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5">
    <w:name w:val="List Table 7 Colorful - Accent 5"/>
    <w:basedOn w:val="66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6">
    <w:name w:val="List Table 7 Colorful - Accent 6"/>
    <w:basedOn w:val="66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7">
    <w:name w:val="Lined - Accent"/>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1"/>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2"/>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3"/>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4"/>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5"/>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ned - Accent 6"/>
    <w:basedOn w:val="66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w:basedOn w:val="66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1"/>
    <w:basedOn w:val="66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2"/>
    <w:basedOn w:val="66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3"/>
    <w:basedOn w:val="66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4"/>
    <w:basedOn w:val="66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5"/>
    <w:basedOn w:val="66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amp; Lined - Accent 6"/>
    <w:basedOn w:val="66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w:basedOn w:val="66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1"/>
    <w:basedOn w:val="66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2"/>
    <w:basedOn w:val="66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3"/>
    <w:basedOn w:val="66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4"/>
    <w:basedOn w:val="66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5"/>
    <w:basedOn w:val="66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
    <w:name w:val="Bordered - Accent 6"/>
    <w:basedOn w:val="66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9">
    <w:name w:val="Heading 1"/>
    <w:basedOn w:val="664"/>
    <w:next w:val="664"/>
    <w:link w:val="150"/>
    <w:uiPriority w:val="9"/>
    <w:qFormat/>
    <w:pPr>
      <w:keepNext w:val="true"/>
      <w:keepLines w:val="true"/>
      <w:numPr>
        <w:ilvl w:val="0"/>
        <w:numId w:val="6"/>
      </w:numPr>
      <w:pBdr/>
      <w:spacing w:after="80" w:before="360"/>
      <w:ind/>
      <w:outlineLvl w:val="0"/>
    </w:pPr>
    <w:rPr>
      <w:rFonts w:ascii="Arial" w:hAnsi="Arial" w:eastAsia="Arial" w:cs="Arial"/>
      <w:color w:val="0f4761" w:themeColor="accent1" w:themeShade="BF"/>
      <w:sz w:val="40"/>
      <w:szCs w:val="40"/>
    </w:rPr>
  </w:style>
  <w:style w:type="paragraph" w:styleId="140">
    <w:name w:val="Heading 2"/>
    <w:basedOn w:val="664"/>
    <w:next w:val="664"/>
    <w:link w:val="151"/>
    <w:uiPriority w:val="9"/>
    <w:unhideWhenUsed/>
    <w:qFormat/>
    <w:pPr>
      <w:keepNext w:val="true"/>
      <w:keepLines w:val="true"/>
      <w:numPr>
        <w:ilvl w:val="1"/>
        <w:numId w:val="6"/>
      </w:numPr>
      <w:pBdr/>
      <w:spacing w:after="80" w:before="160"/>
      <w:ind/>
      <w:outlineLvl w:val="1"/>
    </w:pPr>
    <w:rPr>
      <w:rFonts w:ascii="Arial" w:hAnsi="Arial" w:eastAsia="Arial" w:cs="Arial"/>
      <w:color w:val="0f4761" w:themeColor="accent1" w:themeShade="BF"/>
      <w:sz w:val="32"/>
      <w:szCs w:val="32"/>
    </w:rPr>
  </w:style>
  <w:style w:type="paragraph" w:styleId="141">
    <w:name w:val="Heading 3"/>
    <w:basedOn w:val="664"/>
    <w:next w:val="664"/>
    <w:link w:val="152"/>
    <w:uiPriority w:val="9"/>
    <w:unhideWhenUsed/>
    <w:qFormat/>
    <w:pPr>
      <w:keepNext w:val="true"/>
      <w:keepLines w:val="true"/>
      <w:numPr>
        <w:ilvl w:val="2"/>
        <w:numId w:val="6"/>
      </w:numPr>
      <w:pBdr/>
      <w:spacing w:after="80" w:before="160"/>
      <w:ind/>
      <w:outlineLvl w:val="2"/>
    </w:pPr>
    <w:rPr>
      <w:rFonts w:ascii="Arial" w:hAnsi="Arial" w:eastAsia="Arial" w:cs="Arial"/>
      <w:color w:val="0f4761" w:themeColor="accent1" w:themeShade="BF"/>
      <w:sz w:val="28"/>
      <w:szCs w:val="28"/>
    </w:rPr>
  </w:style>
  <w:style w:type="paragraph" w:styleId="142">
    <w:name w:val="Heading 4"/>
    <w:basedOn w:val="664"/>
    <w:next w:val="664"/>
    <w:link w:val="153"/>
    <w:uiPriority w:val="9"/>
    <w:unhideWhenUsed/>
    <w:qFormat/>
    <w:pPr>
      <w:keepNext w:val="true"/>
      <w:keepLines w:val="true"/>
      <w:numPr>
        <w:ilvl w:val="3"/>
        <w:numId w:val="6"/>
      </w:numPr>
      <w:pBdr/>
      <w:spacing w:after="40" w:before="80"/>
      <w:ind/>
      <w:outlineLvl w:val="3"/>
    </w:pPr>
    <w:rPr>
      <w:rFonts w:ascii="Arial" w:hAnsi="Arial" w:eastAsia="Arial" w:cs="Arial"/>
      <w:i/>
      <w:iCs/>
      <w:color w:val="0f4761" w:themeColor="accent1" w:themeShade="BF"/>
    </w:rPr>
  </w:style>
  <w:style w:type="paragraph" w:styleId="143">
    <w:name w:val="Heading 5"/>
    <w:basedOn w:val="664"/>
    <w:next w:val="664"/>
    <w:link w:val="154"/>
    <w:uiPriority w:val="9"/>
    <w:unhideWhenUsed/>
    <w:qFormat/>
    <w:pPr>
      <w:keepNext w:val="true"/>
      <w:keepLines w:val="true"/>
      <w:numPr>
        <w:ilvl w:val="4"/>
        <w:numId w:val="6"/>
      </w:numPr>
      <w:pBdr/>
      <w:spacing w:after="40" w:before="80"/>
      <w:ind/>
      <w:outlineLvl w:val="4"/>
    </w:pPr>
    <w:rPr>
      <w:rFonts w:ascii="Arial" w:hAnsi="Arial" w:eastAsia="Arial" w:cs="Arial"/>
      <w:color w:val="0f4761" w:themeColor="accent1" w:themeShade="BF"/>
    </w:rPr>
  </w:style>
  <w:style w:type="paragraph" w:styleId="144">
    <w:name w:val="Heading 6"/>
    <w:basedOn w:val="664"/>
    <w:next w:val="664"/>
    <w:link w:val="155"/>
    <w:uiPriority w:val="9"/>
    <w:unhideWhenUsed/>
    <w:qFormat/>
    <w:pPr>
      <w:keepNext w:val="true"/>
      <w:keepLines w:val="true"/>
      <w:numPr>
        <w:ilvl w:val="5"/>
        <w:numId w:val="6"/>
      </w:numPr>
      <w:pBdr/>
      <w:spacing w:after="0" w:before="40"/>
      <w:ind/>
      <w:outlineLvl w:val="5"/>
    </w:pPr>
    <w:rPr>
      <w:rFonts w:ascii="Arial" w:hAnsi="Arial" w:eastAsia="Arial" w:cs="Arial"/>
      <w:i/>
      <w:iCs/>
      <w:color w:val="595959" w:themeColor="text1" w:themeTint="A6"/>
    </w:rPr>
  </w:style>
  <w:style w:type="paragraph" w:styleId="145">
    <w:name w:val="Heading 7"/>
    <w:basedOn w:val="664"/>
    <w:next w:val="664"/>
    <w:link w:val="156"/>
    <w:uiPriority w:val="9"/>
    <w:unhideWhenUsed/>
    <w:qFormat/>
    <w:pPr>
      <w:keepNext w:val="true"/>
      <w:keepLines w:val="true"/>
      <w:numPr>
        <w:ilvl w:val="6"/>
        <w:numId w:val="6"/>
      </w:numPr>
      <w:pBdr/>
      <w:spacing w:after="0" w:before="40"/>
      <w:ind/>
      <w:outlineLvl w:val="6"/>
    </w:pPr>
    <w:rPr>
      <w:rFonts w:ascii="Arial" w:hAnsi="Arial" w:eastAsia="Arial" w:cs="Arial"/>
      <w:color w:val="595959" w:themeColor="text1" w:themeTint="A6"/>
    </w:rPr>
  </w:style>
  <w:style w:type="paragraph" w:styleId="146">
    <w:name w:val="Heading 8"/>
    <w:basedOn w:val="664"/>
    <w:next w:val="664"/>
    <w:link w:val="157"/>
    <w:uiPriority w:val="9"/>
    <w:unhideWhenUsed/>
    <w:qFormat/>
    <w:pPr>
      <w:keepNext w:val="true"/>
      <w:keepLines w:val="true"/>
      <w:numPr>
        <w:ilvl w:val="7"/>
        <w:numId w:val="6"/>
      </w:numPr>
      <w:pBdr/>
      <w:spacing w:after="0"/>
      <w:ind/>
      <w:outlineLvl w:val="7"/>
    </w:pPr>
    <w:rPr>
      <w:rFonts w:ascii="Arial" w:hAnsi="Arial" w:eastAsia="Arial" w:cs="Arial"/>
      <w:i/>
      <w:iCs/>
      <w:color w:val="272727" w:themeColor="text1" w:themeTint="D8"/>
    </w:rPr>
  </w:style>
  <w:style w:type="paragraph" w:styleId="147">
    <w:name w:val="Heading 9"/>
    <w:basedOn w:val="664"/>
    <w:next w:val="664"/>
    <w:link w:val="158"/>
    <w:uiPriority w:val="9"/>
    <w:unhideWhenUsed/>
    <w:qFormat/>
    <w:pPr>
      <w:keepNext w:val="true"/>
      <w:keepLines w:val="true"/>
      <w:numPr>
        <w:ilvl w:val="8"/>
        <w:numId w:val="6"/>
      </w:numPr>
      <w:pBdr/>
      <w:spacing w:after="0"/>
      <w:ind/>
      <w:outlineLvl w:val="8"/>
    </w:pPr>
    <w:rPr>
      <w:rFonts w:ascii="Arial" w:hAnsi="Arial" w:eastAsia="Arial" w:cs="Arial"/>
      <w:i/>
      <w:iCs/>
      <w:color w:val="272727" w:themeColor="text1" w:themeTint="D8"/>
    </w:rPr>
  </w:style>
  <w:style w:type="character" w:styleId="148" w:default="1">
    <w:name w:val="Default Paragraph Font"/>
    <w:uiPriority w:val="1"/>
    <w:semiHidden/>
    <w:unhideWhenUsed/>
    <w:pPr>
      <w:pBdr/>
      <w:spacing/>
      <w:ind/>
    </w:pPr>
  </w:style>
  <w:style w:type="character" w:styleId="150">
    <w:name w:val="Heading 1 Char"/>
    <w:basedOn w:val="148"/>
    <w:link w:val="139"/>
    <w:uiPriority w:val="9"/>
    <w:pPr>
      <w:pBdr/>
      <w:spacing/>
      <w:ind/>
    </w:pPr>
    <w:rPr>
      <w:rFonts w:ascii="Arial" w:hAnsi="Arial" w:eastAsia="Arial" w:cs="Arial"/>
      <w:color w:val="0f4761" w:themeColor="accent1" w:themeShade="BF"/>
      <w:sz w:val="40"/>
      <w:szCs w:val="40"/>
    </w:rPr>
  </w:style>
  <w:style w:type="character" w:styleId="151">
    <w:name w:val="Heading 2 Char"/>
    <w:basedOn w:val="148"/>
    <w:link w:val="140"/>
    <w:uiPriority w:val="9"/>
    <w:pPr>
      <w:pBdr/>
      <w:spacing/>
      <w:ind/>
    </w:pPr>
    <w:rPr>
      <w:rFonts w:ascii="Arial" w:hAnsi="Arial" w:eastAsia="Arial" w:cs="Arial"/>
      <w:color w:val="0f4761" w:themeColor="accent1" w:themeShade="BF"/>
      <w:sz w:val="32"/>
      <w:szCs w:val="32"/>
    </w:rPr>
  </w:style>
  <w:style w:type="character" w:styleId="152">
    <w:name w:val="Heading 3 Char"/>
    <w:basedOn w:val="148"/>
    <w:link w:val="141"/>
    <w:uiPriority w:val="9"/>
    <w:pPr>
      <w:pBdr/>
      <w:spacing/>
      <w:ind/>
    </w:pPr>
    <w:rPr>
      <w:rFonts w:ascii="Arial" w:hAnsi="Arial" w:eastAsia="Arial" w:cs="Arial"/>
      <w:color w:val="0f4761" w:themeColor="accent1" w:themeShade="BF"/>
      <w:sz w:val="28"/>
      <w:szCs w:val="28"/>
    </w:rPr>
  </w:style>
  <w:style w:type="character" w:styleId="153">
    <w:name w:val="Heading 4 Char"/>
    <w:basedOn w:val="148"/>
    <w:link w:val="142"/>
    <w:uiPriority w:val="9"/>
    <w:pPr>
      <w:pBdr/>
      <w:spacing/>
      <w:ind/>
    </w:pPr>
    <w:rPr>
      <w:rFonts w:ascii="Arial" w:hAnsi="Arial" w:eastAsia="Arial" w:cs="Arial"/>
      <w:i/>
      <w:iCs/>
      <w:color w:val="0f4761" w:themeColor="accent1" w:themeShade="BF"/>
    </w:rPr>
  </w:style>
  <w:style w:type="character" w:styleId="154">
    <w:name w:val="Heading 5 Char"/>
    <w:basedOn w:val="148"/>
    <w:link w:val="143"/>
    <w:uiPriority w:val="9"/>
    <w:pPr>
      <w:pBdr/>
      <w:spacing/>
      <w:ind/>
    </w:pPr>
    <w:rPr>
      <w:rFonts w:ascii="Arial" w:hAnsi="Arial" w:eastAsia="Arial" w:cs="Arial"/>
      <w:color w:val="0f4761" w:themeColor="accent1" w:themeShade="BF"/>
    </w:rPr>
  </w:style>
  <w:style w:type="character" w:styleId="155">
    <w:name w:val="Heading 6 Char"/>
    <w:basedOn w:val="148"/>
    <w:link w:val="144"/>
    <w:uiPriority w:val="9"/>
    <w:pPr>
      <w:pBdr/>
      <w:spacing/>
      <w:ind/>
    </w:pPr>
    <w:rPr>
      <w:rFonts w:ascii="Arial" w:hAnsi="Arial" w:eastAsia="Arial" w:cs="Arial"/>
      <w:i/>
      <w:iCs/>
      <w:color w:val="595959" w:themeColor="text1" w:themeTint="A6"/>
    </w:rPr>
  </w:style>
  <w:style w:type="character" w:styleId="156">
    <w:name w:val="Heading 7 Char"/>
    <w:basedOn w:val="148"/>
    <w:link w:val="145"/>
    <w:uiPriority w:val="9"/>
    <w:pPr>
      <w:pBdr/>
      <w:spacing/>
      <w:ind/>
    </w:pPr>
    <w:rPr>
      <w:rFonts w:ascii="Arial" w:hAnsi="Arial" w:eastAsia="Arial" w:cs="Arial"/>
      <w:color w:val="595959" w:themeColor="text1" w:themeTint="A6"/>
    </w:rPr>
  </w:style>
  <w:style w:type="character" w:styleId="157">
    <w:name w:val="Heading 8 Char"/>
    <w:basedOn w:val="148"/>
    <w:link w:val="146"/>
    <w:uiPriority w:val="9"/>
    <w:pPr>
      <w:pBdr/>
      <w:spacing/>
      <w:ind/>
    </w:pPr>
    <w:rPr>
      <w:rFonts w:ascii="Arial" w:hAnsi="Arial" w:eastAsia="Arial" w:cs="Arial"/>
      <w:i/>
      <w:iCs/>
      <w:color w:val="272727" w:themeColor="text1" w:themeTint="D8"/>
    </w:rPr>
  </w:style>
  <w:style w:type="character" w:styleId="158">
    <w:name w:val="Heading 9 Char"/>
    <w:basedOn w:val="148"/>
    <w:link w:val="147"/>
    <w:uiPriority w:val="9"/>
    <w:pPr>
      <w:pBdr/>
      <w:spacing/>
      <w:ind/>
    </w:pPr>
    <w:rPr>
      <w:rFonts w:ascii="Arial" w:hAnsi="Arial" w:eastAsia="Arial" w:cs="Arial"/>
      <w:i/>
      <w:iCs/>
      <w:color w:val="272727" w:themeColor="text1" w:themeTint="D8"/>
    </w:rPr>
  </w:style>
  <w:style w:type="paragraph" w:styleId="159">
    <w:name w:val="Title"/>
    <w:basedOn w:val="664"/>
    <w:next w:val="664"/>
    <w:link w:val="160"/>
    <w:uiPriority w:val="10"/>
    <w:qFormat/>
    <w:pPr>
      <w:pBdr/>
      <w:spacing w:after="80" w:line="240" w:lineRule="auto"/>
      <w:ind/>
      <w:contextualSpacing w:val="true"/>
    </w:pPr>
    <w:rPr>
      <w:rFonts w:ascii="Arial" w:hAnsi="Arial" w:eastAsia="Arial" w:cs="Arial"/>
      <w:spacing w:val="-10"/>
      <w:sz w:val="56"/>
      <w:szCs w:val="56"/>
    </w:rPr>
  </w:style>
  <w:style w:type="character" w:styleId="160">
    <w:name w:val="Title Char"/>
    <w:basedOn w:val="148"/>
    <w:link w:val="159"/>
    <w:uiPriority w:val="10"/>
    <w:pPr>
      <w:pBdr/>
      <w:spacing/>
      <w:ind/>
    </w:pPr>
    <w:rPr>
      <w:rFonts w:ascii="Arial" w:hAnsi="Arial" w:eastAsia="Arial" w:cs="Arial"/>
      <w:spacing w:val="-10"/>
      <w:sz w:val="56"/>
      <w:szCs w:val="56"/>
    </w:rPr>
  </w:style>
  <w:style w:type="paragraph" w:styleId="161">
    <w:name w:val="Subtitle"/>
    <w:basedOn w:val="664"/>
    <w:next w:val="664"/>
    <w:link w:val="162"/>
    <w:uiPriority w:val="11"/>
    <w:qFormat/>
    <w:pPr>
      <w:numPr>
        <w:ilvl w:val="1"/>
      </w:numPr>
      <w:pBdr/>
      <w:spacing/>
      <w:ind/>
    </w:pPr>
    <w:rPr>
      <w:color w:val="595959" w:themeColor="text1" w:themeTint="A6"/>
      <w:spacing w:val="15"/>
      <w:sz w:val="28"/>
      <w:szCs w:val="28"/>
    </w:rPr>
  </w:style>
  <w:style w:type="character" w:styleId="162">
    <w:name w:val="Subtitle Char"/>
    <w:basedOn w:val="148"/>
    <w:link w:val="161"/>
    <w:uiPriority w:val="11"/>
    <w:pPr>
      <w:pBdr/>
      <w:spacing/>
      <w:ind/>
    </w:pPr>
    <w:rPr>
      <w:color w:val="595959" w:themeColor="text1" w:themeTint="A6"/>
      <w:spacing w:val="15"/>
      <w:sz w:val="28"/>
      <w:szCs w:val="28"/>
    </w:rPr>
  </w:style>
  <w:style w:type="paragraph" w:styleId="163">
    <w:name w:val="Quote"/>
    <w:basedOn w:val="664"/>
    <w:next w:val="664"/>
    <w:link w:val="164"/>
    <w:uiPriority w:val="29"/>
    <w:qFormat/>
    <w:pPr>
      <w:pBdr/>
      <w:spacing w:before="160"/>
      <w:ind/>
      <w:jc w:val="center"/>
    </w:pPr>
    <w:rPr>
      <w:i/>
      <w:iCs/>
      <w:color w:val="404040" w:themeColor="text1" w:themeTint="BF"/>
    </w:rPr>
  </w:style>
  <w:style w:type="character" w:styleId="164">
    <w:name w:val="Quote Char"/>
    <w:basedOn w:val="148"/>
    <w:link w:val="163"/>
    <w:uiPriority w:val="29"/>
    <w:pPr>
      <w:pBdr/>
      <w:spacing/>
      <w:ind/>
    </w:pPr>
    <w:rPr>
      <w:i/>
      <w:iCs/>
      <w:color w:val="404040" w:themeColor="text1" w:themeTint="BF"/>
    </w:rPr>
  </w:style>
  <w:style w:type="character" w:styleId="166">
    <w:name w:val="Intense Emphasis"/>
    <w:basedOn w:val="148"/>
    <w:uiPriority w:val="21"/>
    <w:qFormat/>
    <w:pPr>
      <w:pBdr/>
      <w:spacing/>
      <w:ind/>
    </w:pPr>
    <w:rPr>
      <w:i/>
      <w:iCs/>
      <w:color w:val="0f4761" w:themeColor="accent1" w:themeShade="BF"/>
    </w:rPr>
  </w:style>
  <w:style w:type="paragraph" w:styleId="167">
    <w:name w:val="Intense Quote"/>
    <w:basedOn w:val="664"/>
    <w:next w:val="664"/>
    <w:link w:val="16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
    <w:name w:val="Intense Quote Char"/>
    <w:basedOn w:val="148"/>
    <w:link w:val="167"/>
    <w:uiPriority w:val="30"/>
    <w:pPr>
      <w:pBdr/>
      <w:spacing/>
      <w:ind/>
    </w:pPr>
    <w:rPr>
      <w:i/>
      <w:iCs/>
      <w:color w:val="0f4761" w:themeColor="accent1" w:themeShade="BF"/>
    </w:rPr>
  </w:style>
  <w:style w:type="character" w:styleId="169">
    <w:name w:val="Intense Reference"/>
    <w:basedOn w:val="148"/>
    <w:uiPriority w:val="32"/>
    <w:qFormat/>
    <w:pPr>
      <w:pBdr/>
      <w:spacing/>
      <w:ind/>
    </w:pPr>
    <w:rPr>
      <w:b/>
      <w:bCs/>
      <w:smallCaps/>
      <w:color w:val="0f4761" w:themeColor="accent1" w:themeShade="BF"/>
      <w:spacing w:val="5"/>
    </w:rPr>
  </w:style>
  <w:style w:type="character" w:styleId="171">
    <w:name w:val="Subtle Emphasis"/>
    <w:basedOn w:val="148"/>
    <w:uiPriority w:val="19"/>
    <w:qFormat/>
    <w:pPr>
      <w:pBdr/>
      <w:spacing/>
      <w:ind/>
    </w:pPr>
    <w:rPr>
      <w:i/>
      <w:iCs/>
      <w:color w:val="404040" w:themeColor="text1" w:themeTint="BF"/>
    </w:rPr>
  </w:style>
  <w:style w:type="character" w:styleId="172">
    <w:name w:val="Emphasis"/>
    <w:basedOn w:val="148"/>
    <w:uiPriority w:val="20"/>
    <w:qFormat/>
    <w:pPr>
      <w:pBdr/>
      <w:spacing/>
      <w:ind/>
    </w:pPr>
    <w:rPr>
      <w:i/>
      <w:iCs/>
    </w:rPr>
  </w:style>
  <w:style w:type="character" w:styleId="173">
    <w:name w:val="Strong"/>
    <w:basedOn w:val="148"/>
    <w:uiPriority w:val="22"/>
    <w:qFormat/>
    <w:pPr>
      <w:pBdr/>
      <w:spacing/>
      <w:ind/>
    </w:pPr>
    <w:rPr>
      <w:b/>
      <w:bCs/>
    </w:rPr>
  </w:style>
  <w:style w:type="character" w:styleId="174">
    <w:name w:val="Subtle Reference"/>
    <w:basedOn w:val="148"/>
    <w:uiPriority w:val="31"/>
    <w:qFormat/>
    <w:pPr>
      <w:pBdr/>
      <w:spacing/>
      <w:ind/>
    </w:pPr>
    <w:rPr>
      <w:smallCaps/>
      <w:color w:val="5a5a5a" w:themeColor="text1" w:themeTint="A5"/>
    </w:rPr>
  </w:style>
  <w:style w:type="character" w:styleId="175">
    <w:name w:val="Book Title"/>
    <w:basedOn w:val="148"/>
    <w:uiPriority w:val="33"/>
    <w:qFormat/>
    <w:pPr>
      <w:pBdr/>
      <w:spacing/>
      <w:ind/>
    </w:pPr>
    <w:rPr>
      <w:b/>
      <w:bCs/>
      <w:i/>
      <w:iCs/>
      <w:spacing w:val="5"/>
    </w:rPr>
  </w:style>
  <w:style w:type="paragraph" w:styleId="176">
    <w:name w:val="Header"/>
    <w:basedOn w:val="664"/>
    <w:link w:val="177"/>
    <w:uiPriority w:val="99"/>
    <w:unhideWhenUsed/>
    <w:pPr>
      <w:pBdr/>
      <w:tabs>
        <w:tab w:val="center" w:leader="none" w:pos="4844"/>
        <w:tab w:val="right" w:leader="none" w:pos="9689"/>
      </w:tabs>
      <w:spacing w:after="0" w:line="240" w:lineRule="auto"/>
      <w:ind/>
    </w:pPr>
  </w:style>
  <w:style w:type="character" w:styleId="177">
    <w:name w:val="Header Char"/>
    <w:basedOn w:val="148"/>
    <w:link w:val="176"/>
    <w:uiPriority w:val="99"/>
    <w:pPr>
      <w:pBdr/>
      <w:spacing/>
      <w:ind/>
    </w:pPr>
  </w:style>
  <w:style w:type="paragraph" w:styleId="178">
    <w:name w:val="Footer"/>
    <w:basedOn w:val="664"/>
    <w:link w:val="179"/>
    <w:uiPriority w:val="99"/>
    <w:unhideWhenUsed/>
    <w:pPr>
      <w:pBdr/>
      <w:tabs>
        <w:tab w:val="center" w:leader="none" w:pos="4844"/>
        <w:tab w:val="right" w:leader="none" w:pos="9689"/>
      </w:tabs>
      <w:spacing w:after="0" w:line="240" w:lineRule="auto"/>
      <w:ind/>
    </w:pPr>
  </w:style>
  <w:style w:type="character" w:styleId="179">
    <w:name w:val="Footer Char"/>
    <w:basedOn w:val="148"/>
    <w:link w:val="178"/>
    <w:uiPriority w:val="99"/>
    <w:pPr>
      <w:pBdr/>
      <w:spacing/>
      <w:ind/>
    </w:pPr>
  </w:style>
  <w:style w:type="paragraph" w:styleId="180">
    <w:name w:val="Caption"/>
    <w:basedOn w:val="664"/>
    <w:next w:val="664"/>
    <w:uiPriority w:val="35"/>
    <w:unhideWhenUsed/>
    <w:qFormat/>
    <w:pPr>
      <w:pBdr/>
      <w:spacing w:after="200" w:line="240" w:lineRule="auto"/>
      <w:ind/>
    </w:pPr>
    <w:rPr>
      <w:i/>
      <w:iCs/>
      <w:color w:val="0e2841" w:themeColor="text2"/>
      <w:sz w:val="18"/>
      <w:szCs w:val="18"/>
    </w:rPr>
  </w:style>
  <w:style w:type="paragraph" w:styleId="181">
    <w:name w:val="footnote text"/>
    <w:basedOn w:val="664"/>
    <w:link w:val="182"/>
    <w:uiPriority w:val="99"/>
    <w:semiHidden/>
    <w:unhideWhenUsed/>
    <w:pPr>
      <w:pBdr/>
      <w:spacing w:after="0" w:line="240" w:lineRule="auto"/>
      <w:ind/>
    </w:pPr>
    <w:rPr>
      <w:sz w:val="20"/>
      <w:szCs w:val="20"/>
    </w:rPr>
  </w:style>
  <w:style w:type="character" w:styleId="182">
    <w:name w:val="Footnote Text Char"/>
    <w:basedOn w:val="148"/>
    <w:link w:val="181"/>
    <w:uiPriority w:val="99"/>
    <w:semiHidden/>
    <w:pPr>
      <w:pBdr/>
      <w:spacing/>
      <w:ind/>
    </w:pPr>
    <w:rPr>
      <w:sz w:val="20"/>
      <w:szCs w:val="20"/>
    </w:rPr>
  </w:style>
  <w:style w:type="character" w:styleId="183">
    <w:name w:val="footnote reference"/>
    <w:basedOn w:val="148"/>
    <w:uiPriority w:val="99"/>
    <w:semiHidden/>
    <w:unhideWhenUsed/>
    <w:pPr>
      <w:pBdr/>
      <w:spacing/>
      <w:ind/>
    </w:pPr>
    <w:rPr>
      <w:vertAlign w:val="superscript"/>
    </w:rPr>
  </w:style>
  <w:style w:type="paragraph" w:styleId="184">
    <w:name w:val="endnote text"/>
    <w:basedOn w:val="664"/>
    <w:link w:val="185"/>
    <w:uiPriority w:val="99"/>
    <w:semiHidden/>
    <w:unhideWhenUsed/>
    <w:pPr>
      <w:pBdr/>
      <w:spacing w:after="0" w:line="240" w:lineRule="auto"/>
      <w:ind/>
    </w:pPr>
    <w:rPr>
      <w:sz w:val="20"/>
      <w:szCs w:val="20"/>
    </w:rPr>
  </w:style>
  <w:style w:type="character" w:styleId="185">
    <w:name w:val="Endnote Text Char"/>
    <w:basedOn w:val="148"/>
    <w:link w:val="184"/>
    <w:uiPriority w:val="99"/>
    <w:semiHidden/>
    <w:pPr>
      <w:pBdr/>
      <w:spacing/>
      <w:ind/>
    </w:pPr>
    <w:rPr>
      <w:sz w:val="20"/>
      <w:szCs w:val="20"/>
    </w:rPr>
  </w:style>
  <w:style w:type="character" w:styleId="186">
    <w:name w:val="endnote reference"/>
    <w:basedOn w:val="148"/>
    <w:uiPriority w:val="99"/>
    <w:semiHidden/>
    <w:unhideWhenUsed/>
    <w:pPr>
      <w:pBdr/>
      <w:spacing/>
      <w:ind/>
    </w:pPr>
    <w:rPr>
      <w:vertAlign w:val="superscript"/>
    </w:rPr>
  </w:style>
  <w:style w:type="character" w:styleId="187">
    <w:name w:val="Hyperlink"/>
    <w:basedOn w:val="148"/>
    <w:uiPriority w:val="99"/>
    <w:unhideWhenUsed/>
    <w:pPr>
      <w:pBdr/>
      <w:spacing/>
      <w:ind/>
    </w:pPr>
    <w:rPr>
      <w:color w:val="0563c1" w:themeColor="hyperlink"/>
      <w:u w:val="single"/>
    </w:rPr>
  </w:style>
  <w:style w:type="character" w:styleId="188">
    <w:name w:val="FollowedHyperlink"/>
    <w:basedOn w:val="148"/>
    <w:uiPriority w:val="99"/>
    <w:semiHidden/>
    <w:unhideWhenUsed/>
    <w:pPr>
      <w:pBdr/>
      <w:spacing/>
      <w:ind/>
    </w:pPr>
    <w:rPr>
      <w:color w:val="954f72" w:themeColor="followedHyperlink"/>
      <w:u w:val="single"/>
    </w:rPr>
  </w:style>
  <w:style w:type="paragraph" w:styleId="189">
    <w:name w:val="toc 1"/>
    <w:basedOn w:val="664"/>
    <w:next w:val="664"/>
    <w:uiPriority w:val="39"/>
    <w:unhideWhenUsed/>
    <w:pPr>
      <w:pBdr/>
      <w:spacing w:after="100"/>
      <w:ind/>
    </w:pPr>
  </w:style>
  <w:style w:type="paragraph" w:styleId="190">
    <w:name w:val="toc 2"/>
    <w:basedOn w:val="664"/>
    <w:next w:val="664"/>
    <w:uiPriority w:val="39"/>
    <w:unhideWhenUsed/>
    <w:pPr>
      <w:pBdr/>
      <w:spacing w:after="100"/>
      <w:ind w:left="220"/>
    </w:pPr>
  </w:style>
  <w:style w:type="paragraph" w:styleId="191">
    <w:name w:val="toc 3"/>
    <w:basedOn w:val="664"/>
    <w:next w:val="664"/>
    <w:uiPriority w:val="39"/>
    <w:unhideWhenUsed/>
    <w:pPr>
      <w:pBdr/>
      <w:spacing w:after="100"/>
      <w:ind w:left="440"/>
    </w:pPr>
  </w:style>
  <w:style w:type="paragraph" w:styleId="192">
    <w:name w:val="toc 4"/>
    <w:basedOn w:val="664"/>
    <w:next w:val="664"/>
    <w:uiPriority w:val="39"/>
    <w:unhideWhenUsed/>
    <w:pPr>
      <w:pBdr/>
      <w:spacing w:after="100"/>
      <w:ind w:left="660"/>
    </w:pPr>
  </w:style>
  <w:style w:type="paragraph" w:styleId="193">
    <w:name w:val="toc 5"/>
    <w:basedOn w:val="664"/>
    <w:next w:val="664"/>
    <w:uiPriority w:val="39"/>
    <w:unhideWhenUsed/>
    <w:pPr>
      <w:pBdr/>
      <w:spacing w:after="100"/>
      <w:ind w:left="880"/>
    </w:pPr>
  </w:style>
  <w:style w:type="paragraph" w:styleId="194">
    <w:name w:val="toc 6"/>
    <w:basedOn w:val="664"/>
    <w:next w:val="664"/>
    <w:uiPriority w:val="39"/>
    <w:unhideWhenUsed/>
    <w:pPr>
      <w:pBdr/>
      <w:spacing w:after="100"/>
      <w:ind w:left="1100"/>
    </w:pPr>
  </w:style>
  <w:style w:type="paragraph" w:styleId="195">
    <w:name w:val="toc 7"/>
    <w:basedOn w:val="664"/>
    <w:next w:val="664"/>
    <w:uiPriority w:val="39"/>
    <w:unhideWhenUsed/>
    <w:pPr>
      <w:pBdr/>
      <w:spacing w:after="100"/>
      <w:ind w:left="1320"/>
    </w:pPr>
  </w:style>
  <w:style w:type="paragraph" w:styleId="196">
    <w:name w:val="toc 8"/>
    <w:basedOn w:val="664"/>
    <w:next w:val="664"/>
    <w:uiPriority w:val="39"/>
    <w:unhideWhenUsed/>
    <w:pPr>
      <w:pBdr/>
      <w:spacing w:after="100"/>
      <w:ind w:left="1540"/>
    </w:pPr>
  </w:style>
  <w:style w:type="paragraph" w:styleId="197">
    <w:name w:val="toc 9"/>
    <w:basedOn w:val="664"/>
    <w:next w:val="664"/>
    <w:uiPriority w:val="39"/>
    <w:unhideWhenUsed/>
    <w:pPr>
      <w:pBdr/>
      <w:spacing w:after="100"/>
      <w:ind w:left="1760"/>
    </w:pPr>
  </w:style>
  <w:style w:type="character" w:styleId="198">
    <w:name w:val="Placeholder Text"/>
    <w:basedOn w:val="148"/>
    <w:uiPriority w:val="99"/>
    <w:semiHidden/>
    <w:pPr>
      <w:pBdr/>
      <w:spacing/>
      <w:ind/>
    </w:pPr>
    <w:rPr>
      <w:color w:val="666666"/>
    </w:rPr>
  </w:style>
  <w:style w:type="paragraph" w:styleId="208">
    <w:name w:val="TOC Heading"/>
    <w:uiPriority w:val="39"/>
    <w:unhideWhenUsed/>
    <w:pPr>
      <w:pBdr/>
      <w:spacing/>
      <w:ind/>
    </w:pPr>
  </w:style>
  <w:style w:type="paragraph" w:styleId="209">
    <w:name w:val="table of figures"/>
    <w:basedOn w:val="664"/>
    <w:next w:val="664"/>
    <w:uiPriority w:val="99"/>
    <w:unhideWhenUsed/>
    <w:pPr>
      <w:pBdr/>
      <w:spacing w:after="0" w:afterAutospacing="0"/>
      <w:ind/>
    </w:pPr>
  </w:style>
  <w:style w:type="paragraph" w:styleId="664" w:default="1">
    <w:name w:val="Normal"/>
    <w:qFormat/>
    <w:pPr>
      <w:pBdr/>
      <w:spacing/>
      <w:ind/>
    </w:pPr>
  </w:style>
  <w:style w:type="table" w:styleId="665"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66" w:default="1">
    <w:name w:val="No List"/>
    <w:uiPriority w:val="99"/>
    <w:semiHidden/>
    <w:unhideWhenUsed/>
    <w:pPr>
      <w:pBdr/>
      <w:spacing/>
      <w:ind/>
    </w:pPr>
  </w:style>
  <w:style w:type="paragraph" w:styleId="667">
    <w:name w:val="No Spacing"/>
    <w:basedOn w:val="664"/>
    <w:uiPriority w:val="1"/>
    <w:qFormat/>
    <w:pPr>
      <w:pBdr/>
      <w:spacing w:after="0" w:line="240" w:lineRule="auto"/>
      <w:ind/>
    </w:pPr>
  </w:style>
  <w:style w:type="paragraph" w:styleId="668">
    <w:name w:val="List Paragraph"/>
    <w:basedOn w:val="664"/>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 MYSQL</dc:title>
  <dc:subject/>
  <dc:creator>sudhirjangra</dc:creator>
  <cp:keywords/>
  <cp:revision>1</cp:revision>
  <dcterms:modified xsi:type="dcterms:W3CDTF">2025-09-14T16:50:45Z</dcterms:modified>
</cp:coreProperties>
</file>